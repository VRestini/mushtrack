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37756" w14:textId="77777777" w:rsidR="00CB6DB5" w:rsidRPr="00930D8B" w:rsidRDefault="00CB6DB5" w:rsidP="00CB6DB5">
      <w:pPr>
        <w:pStyle w:val="Ttulo1"/>
        <w:rPr>
          <w:color w:val="auto"/>
          <w:sz w:val="28"/>
          <w:szCs w:val="28"/>
        </w:rPr>
      </w:pPr>
    </w:p>
    <w:p w14:paraId="0B860546" w14:textId="77777777" w:rsidR="00CB6DB5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TECNOLOGIA DA INFORMAÇÃO</w:t>
      </w:r>
    </w:p>
    <w:p w14:paraId="2F84F88A" w14:textId="77777777" w:rsidR="00CB6DB5" w:rsidRPr="00B462F8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SPRINT 2</w:t>
      </w:r>
    </w:p>
    <w:p w14:paraId="1B3FA31F" w14:textId="77777777" w:rsidR="00CB6DB5" w:rsidRDefault="00CB6DB5" w:rsidP="00CB6DB5"/>
    <w:p w14:paraId="73619FB2" w14:textId="77777777" w:rsidR="00CB6DB5" w:rsidRDefault="00CB6DB5" w:rsidP="00CB6DB5"/>
    <w:p w14:paraId="03385BCA" w14:textId="77777777" w:rsidR="00CB6DB5" w:rsidRDefault="00CB6DB5" w:rsidP="00CB6DB5"/>
    <w:p w14:paraId="24260C0E" w14:textId="77777777" w:rsidR="00CB6DB5" w:rsidRPr="00797993" w:rsidRDefault="00CB6DB5" w:rsidP="00CB6DB5">
      <w:pPr>
        <w:rPr>
          <w:sz w:val="32"/>
          <w:szCs w:val="32"/>
        </w:rPr>
      </w:pPr>
    </w:p>
    <w:p w14:paraId="62A94D5A" w14:textId="77777777" w:rsidR="00CB6DB5" w:rsidRPr="00EA599C" w:rsidRDefault="0062599B" w:rsidP="00CB6DB5">
      <w:pPr>
        <w:pStyle w:val="Ttulo1"/>
        <w:spacing w:line="240" w:lineRule="auto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>Monitoramento de temperatura e umidade</w:t>
      </w:r>
    </w:p>
    <w:p w14:paraId="745E1C57" w14:textId="53B81352" w:rsidR="0062599B" w:rsidRPr="00EA599C" w:rsidRDefault="0062599B" w:rsidP="002359EB">
      <w:pPr>
        <w:pStyle w:val="Ttulo1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 xml:space="preserve"> em estufas para cultivo de cogumelos</w:t>
      </w:r>
    </w:p>
    <w:p w14:paraId="323C7179" w14:textId="77777777" w:rsidR="00771790" w:rsidRPr="00771790" w:rsidRDefault="00771790" w:rsidP="00771790"/>
    <w:p w14:paraId="5EF60C5A" w14:textId="77777777" w:rsidR="002359EB" w:rsidRDefault="002359EB" w:rsidP="00771790"/>
    <w:p w14:paraId="0922A52F" w14:textId="77777777" w:rsidR="002359EB" w:rsidRDefault="002359EB" w:rsidP="00771790"/>
    <w:p w14:paraId="39AC0FB9" w14:textId="77777777" w:rsidR="002359EB" w:rsidRDefault="002359EB" w:rsidP="00CB6DB5">
      <w:pPr>
        <w:jc w:val="center"/>
      </w:pPr>
    </w:p>
    <w:p w14:paraId="758BC66C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GRUPO 10</w:t>
      </w:r>
    </w:p>
    <w:p w14:paraId="0E4809E2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 xml:space="preserve">Ana Beatriz </w:t>
      </w:r>
      <w:proofErr w:type="spellStart"/>
      <w:r w:rsidRPr="00531E90">
        <w:rPr>
          <w:sz w:val="28"/>
          <w:szCs w:val="28"/>
        </w:rPr>
        <w:t>Zinatto</w:t>
      </w:r>
      <w:proofErr w:type="spellEnd"/>
      <w:r w:rsidRPr="00531E90">
        <w:rPr>
          <w:sz w:val="28"/>
          <w:szCs w:val="28"/>
        </w:rPr>
        <w:t xml:space="preserve"> Sobral</w:t>
      </w:r>
    </w:p>
    <w:p w14:paraId="7CAFE543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Karoline Gomes Bento Barrocal</w:t>
      </w:r>
    </w:p>
    <w:p w14:paraId="02FB2418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Lays Abreu Coqueiro</w:t>
      </w:r>
    </w:p>
    <w:p w14:paraId="77A45DCB" w14:textId="77777777" w:rsidR="00CB6DB5" w:rsidRPr="00531E90" w:rsidRDefault="00CB6DB5" w:rsidP="00CB6DB5">
      <w:pPr>
        <w:jc w:val="center"/>
        <w:rPr>
          <w:sz w:val="28"/>
          <w:szCs w:val="28"/>
        </w:rPr>
      </w:pPr>
      <w:proofErr w:type="spellStart"/>
      <w:r w:rsidRPr="00531E90">
        <w:rPr>
          <w:sz w:val="28"/>
          <w:szCs w:val="28"/>
        </w:rPr>
        <w:t>Luys</w:t>
      </w:r>
      <w:proofErr w:type="spellEnd"/>
      <w:r w:rsidRPr="00531E90">
        <w:rPr>
          <w:sz w:val="28"/>
          <w:szCs w:val="28"/>
        </w:rPr>
        <w:t xml:space="preserve"> Felippe Silva da Cruz</w:t>
      </w:r>
    </w:p>
    <w:p w14:paraId="77AF33F9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 xml:space="preserve">Vitor Souza </w:t>
      </w:r>
      <w:proofErr w:type="spellStart"/>
      <w:r w:rsidRPr="00531E90">
        <w:rPr>
          <w:sz w:val="28"/>
          <w:szCs w:val="28"/>
        </w:rPr>
        <w:t>Librelon</w:t>
      </w:r>
      <w:proofErr w:type="spellEnd"/>
      <w:r w:rsidRPr="00531E90">
        <w:rPr>
          <w:sz w:val="28"/>
          <w:szCs w:val="28"/>
        </w:rPr>
        <w:t xml:space="preserve"> </w:t>
      </w:r>
      <w:proofErr w:type="spellStart"/>
      <w:r w:rsidRPr="00531E90">
        <w:rPr>
          <w:sz w:val="28"/>
          <w:szCs w:val="28"/>
        </w:rPr>
        <w:t>Restini</w:t>
      </w:r>
      <w:proofErr w:type="spellEnd"/>
    </w:p>
    <w:p w14:paraId="1769D8B6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</w:p>
    <w:p w14:paraId="52AB7E54" w14:textId="77777777" w:rsidR="00CB6DB5" w:rsidRDefault="00CB6DB5" w:rsidP="00CB6DB5">
      <w:r>
        <w:rPr>
          <w:b/>
          <w:bCs/>
          <w:sz w:val="32"/>
          <w:szCs w:val="32"/>
        </w:rPr>
        <w:tab/>
      </w:r>
    </w:p>
    <w:p w14:paraId="181A4FE8" w14:textId="77777777" w:rsidR="00CB6DB5" w:rsidRDefault="00CB6DB5" w:rsidP="00CB6DB5"/>
    <w:p w14:paraId="447846A1" w14:textId="77777777" w:rsidR="00CB6DB5" w:rsidRDefault="00CB6DB5" w:rsidP="00CB6DB5">
      <w:pPr>
        <w:jc w:val="center"/>
        <w:rPr>
          <w:u w:val="single"/>
        </w:rPr>
      </w:pPr>
    </w:p>
    <w:p w14:paraId="553A760A" w14:textId="77777777" w:rsidR="00CB6DB5" w:rsidRDefault="00CB6DB5" w:rsidP="00CB6DB5"/>
    <w:p w14:paraId="3ECF3885" w14:textId="77777777" w:rsidR="00CB6DB5" w:rsidRDefault="00CB6DB5" w:rsidP="00CB6DB5"/>
    <w:p w14:paraId="2EB82CD2" w14:textId="77777777" w:rsidR="00CB6DB5" w:rsidRDefault="00CB6DB5" w:rsidP="00CB6DB5"/>
    <w:p w14:paraId="6A9C3A58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SÃO PAULO – SP</w:t>
      </w:r>
    </w:p>
    <w:p w14:paraId="06773BCE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2025</w:t>
      </w:r>
    </w:p>
    <w:p w14:paraId="50C37945" w14:textId="77777777" w:rsidR="002B65B2" w:rsidRDefault="002B65B2" w:rsidP="0062599B"/>
    <w:p w14:paraId="6587FB92" w14:textId="77777777" w:rsidR="002B65B2" w:rsidRDefault="002B65B2" w:rsidP="0062599B"/>
    <w:p w14:paraId="55CBD672" w14:textId="6B6C24D5" w:rsidR="002B65B2" w:rsidRDefault="002B65B2" w:rsidP="002B65B2">
      <w:pPr>
        <w:pStyle w:val="Ttulo2"/>
      </w:pPr>
      <w:r>
        <w:lastRenderedPageBreak/>
        <w:t>Contexto</w:t>
      </w:r>
    </w:p>
    <w:p w14:paraId="55F93E65" w14:textId="770319B3" w:rsidR="001677AA" w:rsidRPr="001677AA" w:rsidRDefault="005D5A3C" w:rsidP="001677AA">
      <w:pPr>
        <w:pStyle w:val="Ttulo4"/>
      </w:pPr>
      <w:r>
        <w:t>História dos</w:t>
      </w:r>
      <w:r w:rsidR="001677AA">
        <w:t xml:space="preserve"> cogumelos: </w:t>
      </w:r>
    </w:p>
    <w:p w14:paraId="2C211380" w14:textId="35EFA63F" w:rsidR="00060A0F" w:rsidRPr="00060A0F" w:rsidRDefault="00060A0F" w:rsidP="00060A0F">
      <w:r w:rsidRPr="00060A0F">
        <w:t>Ao longo da história, os cogumelos foram utilizados com diferentes finalidades, os egípcios</w:t>
      </w:r>
      <w:r w:rsidR="00E6177A">
        <w:t xml:space="preserve"> por </w:t>
      </w:r>
      <w:proofErr w:type="gramStart"/>
      <w:r w:rsidR="00E6177A">
        <w:t xml:space="preserve">exemplo, </w:t>
      </w:r>
      <w:r w:rsidRPr="00060A0F">
        <w:t xml:space="preserve"> o</w:t>
      </w:r>
      <w:proofErr w:type="gramEnd"/>
      <w:r w:rsidRPr="00060A0F">
        <w:t xml:space="preserve"> usavam como presente especial para o deus Osíris</w:t>
      </w:r>
      <w:r w:rsidR="00346EDE">
        <w:t>, n</w:t>
      </w:r>
      <w:r w:rsidR="002469C0" w:rsidRPr="002469C0">
        <w:t>a Grécia Antiga acreditavam que eles eram fonte de força e coragem</w:t>
      </w:r>
      <w:r w:rsidR="00FD6F9F">
        <w:t xml:space="preserve">, já </w:t>
      </w:r>
      <w:r w:rsidR="002469C0" w:rsidRPr="002469C0">
        <w:t>os antigos Romanos acreditavam ser um alimento divino, sendo servidos apenas em ocasiões especiais; entre os chineses era considerado o “elixir da vida”</w:t>
      </w:r>
      <w:r w:rsidR="002469C0">
        <w:t>.</w:t>
      </w:r>
      <w:r w:rsidR="00AF12F6">
        <w:t xml:space="preserve"> </w:t>
      </w:r>
      <w:r w:rsidR="00AF12F6" w:rsidRPr="00AF12F6">
        <w:t xml:space="preserve">“Os cogumelos são um </w:t>
      </w:r>
      <w:r w:rsidR="00F11640">
        <w:t>forte símbolo da</w:t>
      </w:r>
      <w:r w:rsidR="00AF12F6" w:rsidRPr="00AF12F6">
        <w:t xml:space="preserve"> cultura comercial; são fáceis de cultivar e contêm teores muito altos de proteínas, várias vitaminas B e minerais, tendo até propriedades medicinais” (OEI, 2006, p.6).</w:t>
      </w:r>
      <w:r w:rsidR="00977CEE">
        <w:t xml:space="preserve"> Vamos entender melhor o que são:</w:t>
      </w:r>
    </w:p>
    <w:p w14:paraId="0502FE3A" w14:textId="3D28F227" w:rsidR="00B06960" w:rsidRDefault="00BA6D03" w:rsidP="0062599B">
      <w:r>
        <w:t>Os cogumelos são fungos do reino fungi, são fungos superiores pertencentes</w:t>
      </w:r>
      <w:r w:rsidR="007C2B02">
        <w:t xml:space="preserve"> aos filos </w:t>
      </w:r>
      <w:proofErr w:type="spellStart"/>
      <w:r w:rsidR="007C2B02" w:rsidRPr="007C2B02">
        <w:rPr>
          <w:i/>
          <w:iCs/>
          <w:u w:val="single"/>
        </w:rPr>
        <w:t>Ascomycota</w:t>
      </w:r>
      <w:proofErr w:type="spellEnd"/>
      <w:r w:rsidR="007C2B02">
        <w:t xml:space="preserve"> e </w:t>
      </w:r>
      <w:proofErr w:type="spellStart"/>
      <w:r w:rsidR="007C2B02" w:rsidRPr="007C2B02">
        <w:rPr>
          <w:i/>
          <w:iCs/>
          <w:u w:val="single"/>
        </w:rPr>
        <w:t>Basidiomycota</w:t>
      </w:r>
      <w:proofErr w:type="spellEnd"/>
      <w:r w:rsidR="007C2B02">
        <w:t xml:space="preserve">. </w:t>
      </w:r>
      <w:r w:rsidR="00D9046E">
        <w:t xml:space="preserve">O nome cogumelo, se refere a </w:t>
      </w:r>
      <w:r w:rsidR="00EA14F6">
        <w:t xml:space="preserve">uma parte do corpo </w:t>
      </w:r>
      <w:r w:rsidR="000B1833">
        <w:t>do fungo</w:t>
      </w:r>
      <w:r>
        <w:t>, seu corpo frutífero</w:t>
      </w:r>
      <w:r w:rsidR="00CF04D4">
        <w:t>, formada por várias hifas que crescem para o alto e produzem esporos (basidiós</w:t>
      </w:r>
      <w:r w:rsidR="00DC6246">
        <w:t>poros)</w:t>
      </w:r>
      <w:r w:rsidR="00D50C5B">
        <w:t>. Esses es</w:t>
      </w:r>
      <w:r w:rsidR="008E2006">
        <w:t xml:space="preserve">poros </w:t>
      </w:r>
      <w:r w:rsidR="00A27C91">
        <w:t xml:space="preserve">são invisíveis </w:t>
      </w:r>
      <w:r w:rsidR="00557F8E">
        <w:t xml:space="preserve">a olho nu e se </w:t>
      </w:r>
      <w:r w:rsidR="008D1A6B">
        <w:t xml:space="preserve">espalham com o vento, com água </w:t>
      </w:r>
      <w:r w:rsidR="002C7214">
        <w:t xml:space="preserve">ou até </w:t>
      </w:r>
      <w:r w:rsidR="00763ACC">
        <w:t xml:space="preserve">mesmo agarrados ao corpo de animais. </w:t>
      </w:r>
      <w:r w:rsidR="00B06960" w:rsidRPr="00B06960">
        <w:t>A frutificação pertencente nestes fungos é a estrutura de </w:t>
      </w:r>
      <w:hyperlink r:id="rId10" w:history="1">
        <w:r w:rsidR="00B06960" w:rsidRPr="00B06960">
          <w:rPr>
            <w:i/>
            <w:iCs/>
            <w:u w:val="single"/>
          </w:rPr>
          <w:t>reprodução sexuada</w:t>
        </w:r>
      </w:hyperlink>
      <w:r w:rsidR="00B06960" w:rsidRPr="00B06960">
        <w:rPr>
          <w:i/>
          <w:iCs/>
          <w:u w:val="single"/>
        </w:rPr>
        <w:t> </w:t>
      </w:r>
      <w:r w:rsidR="00B06960" w:rsidRPr="00B06960">
        <w:t>e possui variadas formas e cores.</w:t>
      </w:r>
      <w:r w:rsidR="00B97E79">
        <w:t xml:space="preserve"> Os cogumelos são </w:t>
      </w:r>
      <w:r w:rsidR="00524CF1">
        <w:t>desprovidos de clorofila (aclorofilados), o que os impedem de realizar fotossíntese</w:t>
      </w:r>
      <w:r w:rsidR="003966EE">
        <w:t>, por isso são chamados se seres hetero</w:t>
      </w:r>
      <w:r w:rsidR="00AD2B18">
        <w:t>tróficos</w:t>
      </w:r>
      <w:r w:rsidR="001D1263">
        <w:t xml:space="preserve">, ou seja são incapazes de produzir seu próprio alimento. </w:t>
      </w:r>
    </w:p>
    <w:p w14:paraId="6E7BFCCB" w14:textId="25B3AC48" w:rsidR="00A7222D" w:rsidRDefault="00A7222D" w:rsidP="0062599B">
      <w:r>
        <w:t xml:space="preserve">Os cogumelos possuem o que conhecemos como hifas, que </w:t>
      </w:r>
      <w:r w:rsidR="00B619FA">
        <w:t>podem se ramificar e ter comprimentos variados</w:t>
      </w:r>
      <w:r w:rsidR="002833EA">
        <w:t xml:space="preserve">, um conjunto delas é chamado de </w:t>
      </w:r>
      <w:r w:rsidR="00364A8B">
        <w:t>micélio</w:t>
      </w:r>
      <w:r w:rsidR="00EA67A6">
        <w:t xml:space="preserve">, que auxilia na </w:t>
      </w:r>
      <w:r w:rsidR="00CC3D97">
        <w:t xml:space="preserve">sustentação e absorção de nutrientes. </w:t>
      </w:r>
      <w:r w:rsidR="00B2587E">
        <w:t>Os fungos se reproduzem através de esporos</w:t>
      </w:r>
      <w:r w:rsidR="004217CD">
        <w:t xml:space="preserve">, que </w:t>
      </w:r>
      <w:r w:rsidR="00CE49E2">
        <w:t xml:space="preserve">é uma célula </w:t>
      </w:r>
      <w:r w:rsidR="00574FB3">
        <w:t>revestida por um protetor uma parede celular</w:t>
      </w:r>
      <w:r w:rsidR="0010505E">
        <w:t xml:space="preserve"> e é</w:t>
      </w:r>
      <w:r w:rsidR="00F21EAA">
        <w:t xml:space="preserve"> assim que é</w:t>
      </w:r>
      <w:r w:rsidR="0010505E">
        <w:t xml:space="preserve"> possível </w:t>
      </w:r>
      <w:r w:rsidR="006626C5">
        <w:t>criar um</w:t>
      </w:r>
      <w:r w:rsidR="00F21EAA">
        <w:t xml:space="preserve"> organismo. </w:t>
      </w:r>
    </w:p>
    <w:p w14:paraId="45CFE0FE" w14:textId="00C805A6" w:rsidR="006626C5" w:rsidRDefault="006626C5" w:rsidP="0062599B">
      <w:r w:rsidRPr="006626C5">
        <w:t xml:space="preserve">Depois da fusão de hifas compatíveis, o micélio produzido pode se desenvolver de forma </w:t>
      </w:r>
      <w:r w:rsidR="008F025B">
        <w:t>rápida</w:t>
      </w:r>
      <w:r w:rsidRPr="006626C5">
        <w:t>. Fatores como temperatura e umidade proporcionam condições adequadas para o micélio dar origem aos cogumelos, que produzem esporos.</w:t>
      </w:r>
      <w:r w:rsidR="00975C83">
        <w:t xml:space="preserve"> </w:t>
      </w:r>
    </w:p>
    <w:p w14:paraId="0F20077C" w14:textId="531F8EBE" w:rsidR="00975C83" w:rsidRDefault="00975C83" w:rsidP="0062599B">
      <w:r>
        <w:t xml:space="preserve">Os fungos dependem de outros seres vivos </w:t>
      </w:r>
      <w:r w:rsidR="005C53ED">
        <w:t>para se alimentar</w:t>
      </w:r>
      <w:r w:rsidR="00445918">
        <w:t xml:space="preserve">, quando se alimenta de matérias orgânicas mortas são chamados de fungos decompositores </w:t>
      </w:r>
      <w:r w:rsidR="00E43F6E">
        <w:t>(Saprófitos)</w:t>
      </w:r>
      <w:r w:rsidR="00291EBC">
        <w:t>, já os fungos parasitas se alimentam de seres vivos, como insetos e plantas</w:t>
      </w:r>
      <w:r w:rsidR="00C947AB">
        <w:t xml:space="preserve"> ou até mesmo outros cogumelos. </w:t>
      </w:r>
      <w:r w:rsidR="00C42C57">
        <w:t>Vivem sob</w:t>
      </w:r>
      <w:r w:rsidR="00801BCC">
        <w:t xml:space="preserve"> as árvores e são muito perigosos.</w:t>
      </w:r>
    </w:p>
    <w:p w14:paraId="06E97546" w14:textId="2CDBD1B7" w:rsidR="00B52960" w:rsidRDefault="00B52960" w:rsidP="0062599B">
      <w:r>
        <w:t>Os fungos simbióticos por outro lado</w:t>
      </w:r>
      <w:r w:rsidR="008066F0">
        <w:t>, estabelecem uma boa relação com as plantas</w:t>
      </w:r>
      <w:r w:rsidR="00BA2F0B">
        <w:t xml:space="preserve">, extraem sua nutrição (hidrato de carbono) </w:t>
      </w:r>
      <w:r w:rsidR="00227937">
        <w:t xml:space="preserve">das plantas verdes e em troca fornece </w:t>
      </w:r>
      <w:r w:rsidR="00CF75A5">
        <w:t>á</w:t>
      </w:r>
      <w:r w:rsidR="00227937">
        <w:t>gua, vitaminas, hormônios</w:t>
      </w:r>
      <w:r w:rsidR="00CF75A5">
        <w:t xml:space="preserve"> e outras substâncias. </w:t>
      </w:r>
    </w:p>
    <w:p w14:paraId="05278157" w14:textId="50C060E3" w:rsidR="00FC0FDD" w:rsidRDefault="00FC0FDD" w:rsidP="0062599B">
      <w:r>
        <w:t>Os fungos criados em estufas por exemplo, se alimentam do substrat</w:t>
      </w:r>
      <w:r w:rsidR="0020422C">
        <w:t xml:space="preserve">o, </w:t>
      </w:r>
      <w:r w:rsidR="00884473">
        <w:t>que é compost</w:t>
      </w:r>
      <w:r w:rsidR="007102F6">
        <w:t xml:space="preserve">o </w:t>
      </w:r>
      <w:r w:rsidR="00884473">
        <w:t xml:space="preserve">por </w:t>
      </w:r>
      <w:r w:rsidR="007324ED">
        <w:t xml:space="preserve">trigo, serragem e outros nutrientes que auxiliem no desenvolvimento e </w:t>
      </w:r>
      <w:r w:rsidR="00F168D7">
        <w:t xml:space="preserve">crescimento dos cogumelos. </w:t>
      </w:r>
    </w:p>
    <w:p w14:paraId="45E712EF" w14:textId="77777777" w:rsidR="005507EE" w:rsidRDefault="004C7BF8" w:rsidP="005507EE">
      <w:pPr>
        <w:jc w:val="center"/>
      </w:pPr>
      <w:r>
        <w:rPr>
          <w:noProof/>
        </w:rPr>
        <w:drawing>
          <wp:inline distT="0" distB="0" distL="0" distR="0" wp14:anchorId="6C65991C" wp14:editId="7EF2655C">
            <wp:extent cx="2092147" cy="1827053"/>
            <wp:effectExtent l="0" t="0" r="3810" b="1905"/>
            <wp:docPr id="80663972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9724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42" cy="18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A72" w14:textId="4FA89E46" w:rsidR="004C7BF8" w:rsidRDefault="005507EE" w:rsidP="005507EE">
      <w:pPr>
        <w:jc w:val="center"/>
        <w:rPr>
          <w:i/>
          <w:iCs/>
          <w:sz w:val="18"/>
          <w:szCs w:val="18"/>
        </w:rPr>
      </w:pPr>
      <w:hyperlink r:id="rId12" w:history="1">
        <w:r w:rsidRPr="00AE76FC">
          <w:rPr>
            <w:rStyle w:val="Hyperlink"/>
            <w:i/>
            <w:iCs/>
            <w:sz w:val="18"/>
            <w:szCs w:val="18"/>
          </w:rPr>
          <w:t>https://www.infoescola.com/reino-fungi/cogumelo/</w:t>
        </w:r>
      </w:hyperlink>
    </w:p>
    <w:p w14:paraId="09E740FF" w14:textId="77777777" w:rsidR="001677AA" w:rsidRDefault="001677AA" w:rsidP="001677AA">
      <w:pPr>
        <w:pStyle w:val="Ttulo4"/>
      </w:pPr>
      <w:r>
        <w:t xml:space="preserve">Cogumelos comestíveis: </w:t>
      </w:r>
    </w:p>
    <w:p w14:paraId="70C16AB7" w14:textId="112295DC" w:rsidR="008368FB" w:rsidRDefault="00851C27" w:rsidP="0062599B">
      <w:r>
        <w:t xml:space="preserve">Existem diversas espécies de cogumelos comestíveis, que são apreciados no mundo todo, por serem ricos em conteúdo </w:t>
      </w:r>
      <w:r w:rsidR="00BE7E5A">
        <w:t>proteico</w:t>
      </w:r>
      <w:r w:rsidR="001264A5">
        <w:t xml:space="preserve">. O consumo </w:t>
      </w:r>
      <w:r w:rsidR="001264A5" w:rsidRPr="001264A5">
        <w:t xml:space="preserve">vem crescendo cada vez mais (SILVA &amp; COELHO, 2006) devido a estudos divulgados a população, sobre seu potencial </w:t>
      </w:r>
      <w:r w:rsidR="00CE58B5">
        <w:t>benéfico</w:t>
      </w:r>
      <w:r w:rsidR="001264A5" w:rsidRPr="001264A5">
        <w:t xml:space="preserve"> à saúde. (MACHADO, 2019)</w:t>
      </w:r>
      <w:r w:rsidR="00E548BE">
        <w:t xml:space="preserve">, existem algumas espécies que são muito conhecidas, como </w:t>
      </w:r>
      <w:r w:rsidR="00090B13" w:rsidRPr="00090B13">
        <w:t>Champignons</w:t>
      </w:r>
      <w:r w:rsidR="00E548BE">
        <w:t xml:space="preserve">, </w:t>
      </w:r>
      <w:r w:rsidR="00090B13">
        <w:t>S</w:t>
      </w:r>
      <w:r w:rsidR="00E548BE">
        <w:t xml:space="preserve">hitake e o </w:t>
      </w:r>
      <w:r w:rsidR="00090B13">
        <w:t>S</w:t>
      </w:r>
      <w:r w:rsidR="00E548BE">
        <w:t>himeji.</w:t>
      </w:r>
      <w:r w:rsidR="001264BB">
        <w:t xml:space="preserve"> </w:t>
      </w:r>
    </w:p>
    <w:p w14:paraId="6514C1B5" w14:textId="77777777" w:rsidR="00AC0B0A" w:rsidRDefault="00AC0B0A" w:rsidP="00E775CA">
      <w:pPr>
        <w:jc w:val="center"/>
      </w:pPr>
    </w:p>
    <w:p w14:paraId="7C83E74F" w14:textId="1B70433A" w:rsidR="006C424B" w:rsidRDefault="00E775CA" w:rsidP="00E775CA">
      <w:pPr>
        <w:jc w:val="center"/>
      </w:pPr>
      <w:r w:rsidRPr="00E775CA">
        <w:rPr>
          <w:noProof/>
        </w:rPr>
        <w:lastRenderedPageBreak/>
        <w:drawing>
          <wp:inline distT="0" distB="0" distL="0" distR="0" wp14:anchorId="3CCFBAF2" wp14:editId="411CE0D6">
            <wp:extent cx="2197290" cy="1328400"/>
            <wp:effectExtent l="0" t="0" r="0" b="5715"/>
            <wp:docPr id="119980781" name="Imagem 1" descr="Tigela com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781" name="Imagem 1" descr="Tigela com frut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717" cy="1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70B" w14:textId="77777777" w:rsidR="00AC0B0A" w:rsidRDefault="00AC0B0A" w:rsidP="00E775CA">
      <w:pPr>
        <w:jc w:val="center"/>
      </w:pPr>
    </w:p>
    <w:p w14:paraId="5F70577D" w14:textId="255D0D8D" w:rsidR="001264A5" w:rsidRDefault="00E80B3B" w:rsidP="0062599B">
      <w:proofErr w:type="spellStart"/>
      <w:r w:rsidRPr="00E80B3B">
        <w:rPr>
          <w:i/>
          <w:iCs/>
        </w:rPr>
        <w:t>Pleurotus</w:t>
      </w:r>
      <w:proofErr w:type="spellEnd"/>
      <w:r w:rsidRPr="00E80B3B">
        <w:rPr>
          <w:i/>
          <w:iCs/>
        </w:rPr>
        <w:t xml:space="preserve"> </w:t>
      </w:r>
      <w:proofErr w:type="spellStart"/>
      <w:r w:rsidRPr="00E80B3B">
        <w:rPr>
          <w:i/>
          <w:iCs/>
        </w:rPr>
        <w:t>ostreatus</w:t>
      </w:r>
      <w:proofErr w:type="spellEnd"/>
      <w:r w:rsidRPr="00E80B3B">
        <w:t xml:space="preserve"> é uma espécie comestível, conhecida vulgarmente como cogumelo-ostra, cogumelo-gigante, </w:t>
      </w:r>
      <w:r w:rsidRPr="00E86B67">
        <w:rPr>
          <w:b/>
          <w:bCs/>
        </w:rPr>
        <w:t>shimeji</w:t>
      </w:r>
      <w:r>
        <w:t xml:space="preserve">. </w:t>
      </w:r>
      <w:r w:rsidR="00E85329" w:rsidRPr="000A1C58">
        <w:rPr>
          <w:highlight w:val="green"/>
        </w:rPr>
        <w:t>O</w:t>
      </w:r>
      <w:r w:rsidR="00AD5C24" w:rsidRPr="000A1C58">
        <w:rPr>
          <w:highlight w:val="green"/>
        </w:rPr>
        <w:t xml:space="preserve"> shimeji te</w:t>
      </w:r>
      <w:r w:rsidR="00E85329" w:rsidRPr="000A1C58">
        <w:rPr>
          <w:highlight w:val="green"/>
        </w:rPr>
        <w:t>m</w:t>
      </w:r>
      <w:r w:rsidR="00AD5C24" w:rsidRPr="000A1C58">
        <w:rPr>
          <w:highlight w:val="green"/>
        </w:rPr>
        <w:t xml:space="preserve"> um cultivo menos elaborado e demorado que outra espécie</w:t>
      </w:r>
      <w:r w:rsidR="0059148E" w:rsidRPr="000A1C58">
        <w:rPr>
          <w:highlight w:val="green"/>
        </w:rPr>
        <w:t xml:space="preserve"> e</w:t>
      </w:r>
      <w:r w:rsidR="00AD5C24" w:rsidRPr="000A1C58">
        <w:rPr>
          <w:highlight w:val="green"/>
        </w:rPr>
        <w:t xml:space="preserve"> ainda existe a facilidade de temperatura, pois se enquadra com o clima da região que será cultivado</w:t>
      </w:r>
      <w:r w:rsidR="00B37197" w:rsidRPr="000A1C58">
        <w:rPr>
          <w:highlight w:val="green"/>
        </w:rPr>
        <w:t>.</w:t>
      </w:r>
      <w:r w:rsidR="00B37197">
        <w:t xml:space="preserve"> </w:t>
      </w:r>
      <w:r w:rsidR="001C481F" w:rsidRPr="001C481F">
        <w:t>Originário d</w:t>
      </w:r>
      <w:r w:rsidR="007414FE">
        <w:t>a</w:t>
      </w:r>
      <w:r w:rsidR="001C481F" w:rsidRPr="001C481F">
        <w:t xml:space="preserve"> China, o Shimeji é o terceiro cogumelo mais produzido no mundo e apresenta alto teor de carboidratos, podendo chegar até quase 82% em base seca</w:t>
      </w:r>
      <w:r w:rsidR="00667EC6">
        <w:t>, a</w:t>
      </w:r>
      <w:r w:rsidR="001C481F" w:rsidRPr="001C481F">
        <w:t>lém de ser uma ótima fonte desse nutriente</w:t>
      </w:r>
      <w:r w:rsidR="00D95284">
        <w:t>. E</w:t>
      </w:r>
      <w:r w:rsidR="001C481F" w:rsidRPr="001C481F">
        <w:t xml:space="preserve">studos indicam que o </w:t>
      </w:r>
      <w:proofErr w:type="spellStart"/>
      <w:r w:rsidR="001C481F" w:rsidRPr="001C481F">
        <w:t>Pleurotus</w:t>
      </w:r>
      <w:proofErr w:type="spellEnd"/>
      <w:r w:rsidR="001C481F" w:rsidRPr="001C481F">
        <w:t xml:space="preserve"> </w:t>
      </w:r>
      <w:proofErr w:type="spellStart"/>
      <w:r w:rsidR="001C481F" w:rsidRPr="001C481F">
        <w:t>ostreatus</w:t>
      </w:r>
      <w:proofErr w:type="spellEnd"/>
      <w:r w:rsidR="001C481F" w:rsidRPr="001C481F">
        <w:t xml:space="preserve"> pode ainda ser fonte de vitamina B3, cobre, potássio e fósforo (Credencio, 2010; </w:t>
      </w:r>
      <w:proofErr w:type="spellStart"/>
      <w:r w:rsidR="001C481F" w:rsidRPr="001C481F">
        <w:t>Urben</w:t>
      </w:r>
      <w:proofErr w:type="spellEnd"/>
      <w:r w:rsidR="001C481F" w:rsidRPr="001C481F">
        <w:t>, 2017).</w:t>
      </w:r>
    </w:p>
    <w:p w14:paraId="3523EBA6" w14:textId="30A0038B" w:rsidR="009C067F" w:rsidRDefault="00A41DD3" w:rsidP="0062599B">
      <w:r w:rsidRPr="00A41DD3">
        <w:t xml:space="preserve">Em </w:t>
      </w:r>
      <w:r>
        <w:t xml:space="preserve">um </w:t>
      </w:r>
      <w:r w:rsidRPr="00A41DD3">
        <w:t>estudo conduzido na cidade de Campinas-SP</w:t>
      </w:r>
      <w:r>
        <w:t xml:space="preserve"> no ano de 2007</w:t>
      </w:r>
      <w:r w:rsidRPr="00A41DD3">
        <w:t>,</w:t>
      </w:r>
      <w:r>
        <w:t xml:space="preserve"> demonstrou que nas</w:t>
      </w:r>
      <w:r w:rsidRPr="00A41DD3">
        <w:t xml:space="preserve"> amostras de Shimeji apresenta</w:t>
      </w:r>
      <w:r>
        <w:t>ram</w:t>
      </w:r>
      <w:r w:rsidRPr="00A41DD3">
        <w:t xml:space="preserve"> em média 65,82% de carboidratos, sendo esse o nutriente em predominância, 39,62% de fibras alimentares totais e 22,22% de proteínas (</w:t>
      </w:r>
      <w:proofErr w:type="spellStart"/>
      <w:r w:rsidRPr="00A41DD3">
        <w:t>Furlani</w:t>
      </w:r>
      <w:proofErr w:type="spellEnd"/>
      <w:r w:rsidRPr="00A41DD3">
        <w:t xml:space="preserve"> &amp; Godoy, 2007).</w:t>
      </w:r>
      <w:r w:rsidR="005E1BBB">
        <w:t xml:space="preserve"> O shimeji preto é um cogumelo rico em nutrientes que podem trazer diversos benefícios a saúde tais como: Fortalecer o sistema imunológico, promover a saúde digestiva,</w:t>
      </w:r>
      <w:r w:rsidR="009D2A9F">
        <w:t xml:space="preserve"> regular os níveis de açúcar no sangue, contribuir para um controle de peso</w:t>
      </w:r>
      <w:r w:rsidR="00855635">
        <w:t xml:space="preserve">, favorecer a saúde cardiovascular, </w:t>
      </w:r>
      <w:r w:rsidR="00DD7117">
        <w:t>fazer bem para os ossos, entre outros.</w:t>
      </w:r>
    </w:p>
    <w:p w14:paraId="7773C7FF" w14:textId="1938ECF7" w:rsidR="009C067F" w:rsidRDefault="00713692" w:rsidP="0062599B">
      <w:r w:rsidRPr="00713692">
        <w:t xml:space="preserve">As espécies de cogumelos que apresentam maior comercialização no mundo são o “champignon” que responde por cerca de 38% do mercado global, seguida pelas espécies do gênero </w:t>
      </w:r>
      <w:proofErr w:type="spellStart"/>
      <w:r w:rsidRPr="00713692">
        <w:t>pleurotus</w:t>
      </w:r>
      <w:proofErr w:type="spellEnd"/>
      <w:r w:rsidRPr="00713692">
        <w:t xml:space="preserve">, como o Shimeji, que responde por cerca 25% deste mercado e em terceiro lugar o </w:t>
      </w:r>
      <w:proofErr w:type="spellStart"/>
      <w:r w:rsidRPr="00713692">
        <w:t>Shiitake</w:t>
      </w:r>
      <w:proofErr w:type="spellEnd"/>
      <w:r w:rsidRPr="00713692">
        <w:t>, com uma comercialização em torno dos 10</w:t>
      </w:r>
      <w:r w:rsidR="00B91DEA" w:rsidRPr="00713692">
        <w:t>%.</w:t>
      </w:r>
    </w:p>
    <w:p w14:paraId="126C96F6" w14:textId="2AFFD579" w:rsidR="00951C94" w:rsidRDefault="00260A1D" w:rsidP="00FD32F2">
      <w:r w:rsidRPr="00CA1DA1">
        <w:t xml:space="preserve">O consumo de cogumelos e o interesse pela atividade de cultivo vêm crescendo muito entre os brasileiros, o que tem despertado o interesse de muitos agricultores na produção comercial de fungos comestíveis. A abertura deste novo nicho de mercado tem chamado a atenção dos públicos urbano e rural, seja com o objetivo de produção para consumo próprio ou para comercialização em feiras orgânicas e mercados especializados. </w:t>
      </w:r>
    </w:p>
    <w:p w14:paraId="73BA245F" w14:textId="77777777" w:rsidR="00951C94" w:rsidRDefault="00951C94" w:rsidP="00FD32F2">
      <w:r w:rsidRPr="007B6524">
        <w:t xml:space="preserve">O consumo de cogumelos não é um hábito moderno, data de aproximadamente 1000 anos antes de Cristo. Há registros dos usos alimentar e medicinal de cogumelos por povos egípcios, pelo Império Romano e, na América Central, pelas civilizações pré-colombianas. Além do sabor agradável, o consumo de cogumelos apresenta benefícios nutricionais e terapêuticos, sendo por este motivo considerado um alimento nutracêutico e de alto valor gastronômico. Em outras palavras, além do aspecto nutricional, os cogumelos possuem compostos que proporcionam benefícios à saúde. </w:t>
      </w:r>
    </w:p>
    <w:p w14:paraId="69BA7CEE" w14:textId="53773762" w:rsidR="00951C94" w:rsidRDefault="00951C94" w:rsidP="00FD32F2">
      <w:r w:rsidRPr="007B6524">
        <w:t xml:space="preserve">Os efeitos positivos incluem a melhoria do sistema imunológico, redução na absorção do colesterol, efeitos sobre as atividades digestivas e regulação da coagulação do sangue. A redução do colesterol no sangue se deve à presença de um composto denominado </w:t>
      </w:r>
      <w:proofErr w:type="spellStart"/>
      <w:r w:rsidRPr="007B6524">
        <w:t>lovastatina</w:t>
      </w:r>
      <w:proofErr w:type="spellEnd"/>
      <w:r w:rsidR="00EA6B3D">
        <w:t>.</w:t>
      </w:r>
    </w:p>
    <w:p w14:paraId="3257A1D6" w14:textId="77777777" w:rsidR="00ED494E" w:rsidRDefault="00ED494E" w:rsidP="00FD32F2">
      <w:r w:rsidRPr="007B6524">
        <w:t>Algumas espécies comestíveis crescem de forma abundante na natureza, especialmente na estação do outono, 15 quando a temperatura e a umidade do solo e do ar se encontram em condições que favorecem seu desenvolvimento. No entanto, as pessoas que apreciam fungos desejam consumi-los como alimento o ano inteiro, não somente no outono. Aliado a isso, o fato de haver uma diversidade muito grande de espécies e dificuldade de diferenciação segura entre espécies tóxicas e comestíveis, a prática de caça aos cogumelos pode ser muito perigosa entre pessoas que não dominam o conhecimento das espécies. Portanto, a forma mais segura de consumir cogumelos é através da aquisição direta de produtores especializados ou estabelecimentos comerciais.</w:t>
      </w:r>
    </w:p>
    <w:p w14:paraId="0649F70D" w14:textId="437D4909" w:rsidR="70F40B2F" w:rsidRDefault="70F40B2F" w:rsidP="70F40B2F">
      <w:pPr>
        <w:ind w:firstLine="708"/>
      </w:pPr>
    </w:p>
    <w:p w14:paraId="4E7392C1" w14:textId="77777777" w:rsidR="00C22875" w:rsidRPr="00C22875" w:rsidRDefault="00C22875" w:rsidP="00C22875"/>
    <w:p w14:paraId="6E9A59DA" w14:textId="6681C4FB" w:rsidR="00D0570E" w:rsidRPr="00486521" w:rsidRDefault="00D0570E" w:rsidP="0087354A">
      <w:pPr>
        <w:rPr>
          <w:color w:val="156082" w:themeColor="accent1"/>
          <w:sz w:val="28"/>
          <w:szCs w:val="28"/>
        </w:rPr>
      </w:pPr>
      <w:r w:rsidRPr="00486521">
        <w:rPr>
          <w:color w:val="156082" w:themeColor="accent1"/>
          <w:sz w:val="28"/>
          <w:szCs w:val="28"/>
        </w:rPr>
        <w:t>Espécies de Cogumelos mais produzidas comercialmente:</w:t>
      </w:r>
    </w:p>
    <w:p w14:paraId="3262F51B" w14:textId="6F589823" w:rsidR="1BAA3C40" w:rsidRDefault="003A2500" w:rsidP="7B407184">
      <w:pPr>
        <w:rPr>
          <w:color w:val="000000" w:themeColor="text1"/>
        </w:rPr>
      </w:pPr>
      <w:r w:rsidRPr="672E6D64">
        <w:rPr>
          <w:color w:val="000000" w:themeColor="text1"/>
        </w:rPr>
        <w:t xml:space="preserve">No Brasil, os cogumelos mais consumidos e produzidos incluem o </w:t>
      </w:r>
      <w:r w:rsidRPr="672E6D64">
        <w:rPr>
          <w:b/>
          <w:color w:val="000000" w:themeColor="text1"/>
        </w:rPr>
        <w:t>Champignon de Paris</w:t>
      </w:r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Agaricus</w:t>
      </w:r>
      <w:proofErr w:type="spellEnd"/>
      <w:r w:rsidRPr="672E6D64">
        <w:rPr>
          <w:i/>
          <w:color w:val="000000" w:themeColor="text1"/>
        </w:rPr>
        <w:t xml:space="preserve"> </w:t>
      </w:r>
      <w:proofErr w:type="spellStart"/>
      <w:r w:rsidRPr="672E6D64">
        <w:rPr>
          <w:i/>
          <w:color w:val="000000" w:themeColor="text1"/>
        </w:rPr>
        <w:t>bisporus</w:t>
      </w:r>
      <w:proofErr w:type="spellEnd"/>
      <w:r w:rsidRPr="672E6D64">
        <w:rPr>
          <w:color w:val="000000" w:themeColor="text1"/>
        </w:rPr>
        <w:t xml:space="preserve">), o </w:t>
      </w:r>
      <w:r w:rsidRPr="672E6D64">
        <w:rPr>
          <w:b/>
          <w:color w:val="000000" w:themeColor="text1"/>
        </w:rPr>
        <w:t>Shimeji</w:t>
      </w:r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Pleurotus</w:t>
      </w:r>
      <w:proofErr w:type="spellEnd"/>
      <w:r w:rsidRPr="672E6D64">
        <w:rPr>
          <w:i/>
          <w:color w:val="000000" w:themeColor="text1"/>
        </w:rPr>
        <w:t xml:space="preserve"> spp.</w:t>
      </w:r>
      <w:r w:rsidRPr="672E6D64">
        <w:rPr>
          <w:color w:val="000000" w:themeColor="text1"/>
        </w:rPr>
        <w:t xml:space="preserve">) e o </w:t>
      </w:r>
      <w:proofErr w:type="spellStart"/>
      <w:r w:rsidRPr="672E6D64">
        <w:rPr>
          <w:b/>
          <w:color w:val="000000" w:themeColor="text1"/>
        </w:rPr>
        <w:t>Shiitake</w:t>
      </w:r>
      <w:proofErr w:type="spellEnd"/>
      <w:r w:rsidRPr="672E6D64">
        <w:rPr>
          <w:color w:val="000000" w:themeColor="text1"/>
        </w:rPr>
        <w:t xml:space="preserve"> (</w:t>
      </w:r>
      <w:proofErr w:type="spellStart"/>
      <w:r w:rsidRPr="672E6D64">
        <w:rPr>
          <w:i/>
          <w:color w:val="000000" w:themeColor="text1"/>
        </w:rPr>
        <w:t>Lentinula</w:t>
      </w:r>
      <w:proofErr w:type="spellEnd"/>
      <w:r w:rsidRPr="672E6D64">
        <w:rPr>
          <w:i/>
          <w:color w:val="000000" w:themeColor="text1"/>
        </w:rPr>
        <w:t xml:space="preserve"> </w:t>
      </w:r>
      <w:proofErr w:type="spellStart"/>
      <w:r w:rsidRPr="672E6D64">
        <w:rPr>
          <w:i/>
          <w:color w:val="000000" w:themeColor="text1"/>
        </w:rPr>
        <w:t>edodes</w:t>
      </w:r>
      <w:proofErr w:type="spellEnd"/>
      <w:r w:rsidRPr="672E6D64">
        <w:rPr>
          <w:color w:val="000000" w:themeColor="text1"/>
        </w:rPr>
        <w:t xml:space="preserve">), conforme apontado por </w:t>
      </w:r>
      <w:proofErr w:type="spellStart"/>
      <w:r w:rsidRPr="672E6D64">
        <w:rPr>
          <w:color w:val="000000" w:themeColor="text1"/>
        </w:rPr>
        <w:t>Urben</w:t>
      </w:r>
      <w:proofErr w:type="spellEnd"/>
      <w:r w:rsidRPr="672E6D64">
        <w:rPr>
          <w:color w:val="000000" w:themeColor="text1"/>
        </w:rPr>
        <w:t xml:space="preserve"> (2018).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E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a</w:t>
      </w:r>
      <w:r w:rsidR="1BAA3C40" w:rsidRPr="672E6D64">
        <w:rPr>
          <w:color w:val="000000" w:themeColor="text1"/>
        </w:rPr>
        <w:t xml:space="preserve"> produção anual </w:t>
      </w:r>
      <w:r w:rsidR="0C5B1A14" w:rsidRPr="672E6D64">
        <w:rPr>
          <w:color w:val="000000" w:themeColor="text1"/>
        </w:rPr>
        <w:t>de cogumelos comestíveis no País</w:t>
      </w:r>
      <w:r w:rsidR="1BAA3C40" w:rsidRPr="672E6D64">
        <w:rPr>
          <w:color w:val="000000" w:themeColor="text1"/>
        </w:rPr>
        <w:t xml:space="preserve"> é de aprox</w:t>
      </w:r>
      <w:r w:rsidR="05DF7E91" w:rsidRPr="672E6D64">
        <w:rPr>
          <w:color w:val="000000" w:themeColor="text1"/>
        </w:rPr>
        <w:t>imadamente 12.730 toneladas</w:t>
      </w:r>
      <w:r w:rsidR="0CBAD336" w:rsidRPr="672E6D64">
        <w:rPr>
          <w:color w:val="000000" w:themeColor="text1"/>
        </w:rPr>
        <w:t>.</w:t>
      </w:r>
    </w:p>
    <w:p w14:paraId="490AD7C8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>É importante destacar que cada uma dessas espécies possui requisitos específicos para o cultivo em larga escala. Dessa forma, a escolha da tecnologia de produção, do tipo de instalação e dos insumos necessários deve ser baseada na espécie a ser cultivada. Definir o tipo de cogumelo é, portanto, o primeiro passo para iniciar a produção.</w:t>
      </w:r>
    </w:p>
    <w:p w14:paraId="4004F3DD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 xml:space="preserve">O </w:t>
      </w:r>
      <w:r w:rsidRPr="003A2500">
        <w:rPr>
          <w:b/>
          <w:bCs/>
          <w:color w:val="000000" w:themeColor="text1"/>
        </w:rPr>
        <w:t>Shimeji</w:t>
      </w:r>
      <w:r w:rsidRPr="003A2500">
        <w:rPr>
          <w:color w:val="000000" w:themeColor="text1"/>
        </w:rPr>
        <w:t xml:space="preserve">, por exemplo, pode ser cultivado em substratos orgânicos por meio de uma técnica conhecida como </w:t>
      </w:r>
      <w:r w:rsidRPr="003A2500">
        <w:rPr>
          <w:b/>
          <w:bCs/>
          <w:color w:val="000000" w:themeColor="text1"/>
        </w:rPr>
        <w:t xml:space="preserve">cultivo </w:t>
      </w:r>
      <w:proofErr w:type="spellStart"/>
      <w:r w:rsidRPr="003A2500">
        <w:rPr>
          <w:b/>
          <w:bCs/>
          <w:color w:val="000000" w:themeColor="text1"/>
        </w:rPr>
        <w:t>axênico</w:t>
      </w:r>
      <w:proofErr w:type="spellEnd"/>
      <w:r w:rsidRPr="003A2500">
        <w:rPr>
          <w:color w:val="000000" w:themeColor="text1"/>
        </w:rPr>
        <w:t>. Nesse método, os cogumelos crescem em um substrato previamente esterilizado e enriquecido com nutrientes, o que favorece seu desenvolvimento sem a concorrência de outros microrganismos. Para isso, são utilizadas embalagens de plástico, vidro ou policloreto de vinila (PVC), garantindo maior produtividade e eficiência na produção.</w:t>
      </w:r>
    </w:p>
    <w:p w14:paraId="5EA22A66" w14:textId="408FB115" w:rsidR="00A25CAE" w:rsidRDefault="00313F17" w:rsidP="00FD32F2">
      <w:pPr>
        <w:rPr>
          <w:color w:val="000000" w:themeColor="text1"/>
        </w:rPr>
      </w:pPr>
      <w:r w:rsidRPr="00313F17">
        <w:rPr>
          <w:color w:val="000000" w:themeColor="text1"/>
        </w:rPr>
        <w:t xml:space="preserve">Dentre as espécies de cogumelos comestíveis, as do gênero </w:t>
      </w:r>
      <w:proofErr w:type="spellStart"/>
      <w:r w:rsidRPr="00313F17">
        <w:rPr>
          <w:color w:val="000000" w:themeColor="text1"/>
        </w:rPr>
        <w:t>Pleurotus</w:t>
      </w:r>
      <w:proofErr w:type="spellEnd"/>
      <w:r w:rsidRPr="00313F17">
        <w:rPr>
          <w:color w:val="000000" w:themeColor="text1"/>
        </w:rPr>
        <w:t xml:space="preserve">, popularmente conhecidas por </w:t>
      </w:r>
      <w:r w:rsidRPr="00313F17">
        <w:rPr>
          <w:b/>
          <w:bCs/>
          <w:color w:val="000000" w:themeColor="text1"/>
        </w:rPr>
        <w:t>Shimeji</w:t>
      </w:r>
      <w:r w:rsidRPr="00313F17">
        <w:rPr>
          <w:color w:val="000000" w:themeColor="text1"/>
        </w:rPr>
        <w:t xml:space="preserve"> ou </w:t>
      </w:r>
      <w:proofErr w:type="spellStart"/>
      <w:r w:rsidRPr="00313F17">
        <w:rPr>
          <w:color w:val="000000" w:themeColor="text1"/>
        </w:rPr>
        <w:t>Hiratake</w:t>
      </w:r>
      <w:proofErr w:type="spellEnd"/>
      <w:r w:rsidRPr="00313F17">
        <w:rPr>
          <w:color w:val="000000" w:themeColor="text1"/>
        </w:rPr>
        <w:t>, são as mais fáceis e baratas de cultivar</w:t>
      </w:r>
      <w:r>
        <w:rPr>
          <w:color w:val="000000" w:themeColor="text1"/>
        </w:rPr>
        <w:t>.</w:t>
      </w:r>
    </w:p>
    <w:p w14:paraId="764E44E1" w14:textId="4A1300CE" w:rsidR="00CB0A97" w:rsidRDefault="000C1012" w:rsidP="00FD32F2">
      <w:pPr>
        <w:rPr>
          <w:color w:val="000000" w:themeColor="text1"/>
        </w:rPr>
      </w:pPr>
      <w:r>
        <w:rPr>
          <w:color w:val="000000" w:themeColor="text1"/>
        </w:rPr>
        <w:t xml:space="preserve">O mercado produtivo </w:t>
      </w:r>
      <w:r w:rsidR="00C625C6">
        <w:rPr>
          <w:color w:val="000000" w:themeColor="text1"/>
        </w:rPr>
        <w:t xml:space="preserve">movimenta US$ 35 bilhões ao ano em todo o planeta. A China lidera a posição de produção de cogumelos </w:t>
      </w:r>
      <w:r w:rsidR="00826625">
        <w:rPr>
          <w:color w:val="000000" w:themeColor="text1"/>
        </w:rPr>
        <w:t xml:space="preserve">seguido da Itália </w:t>
      </w:r>
      <w:r w:rsidR="001B7041">
        <w:rPr>
          <w:color w:val="000000" w:themeColor="text1"/>
        </w:rPr>
        <w:t xml:space="preserve">e Estados Unidos. </w:t>
      </w:r>
      <w:r w:rsidR="00D842F8">
        <w:rPr>
          <w:color w:val="000000" w:themeColor="text1"/>
        </w:rPr>
        <w:t xml:space="preserve">A partir de ações </w:t>
      </w:r>
      <w:r w:rsidR="00DB5F24">
        <w:rPr>
          <w:color w:val="000000" w:themeColor="text1"/>
        </w:rPr>
        <w:t>realizadas pela Asso</w:t>
      </w:r>
      <w:r w:rsidR="005B7439">
        <w:rPr>
          <w:color w:val="000000" w:themeColor="text1"/>
        </w:rPr>
        <w:t>ciação Nacional dos Produtores de Cogumelo (ANPC)</w:t>
      </w:r>
      <w:r w:rsidR="0082229C">
        <w:rPr>
          <w:color w:val="000000" w:themeColor="text1"/>
        </w:rPr>
        <w:t xml:space="preserve">, essa entidade </w:t>
      </w:r>
      <w:r w:rsidR="00BC1C4E">
        <w:rPr>
          <w:color w:val="000000" w:themeColor="text1"/>
        </w:rPr>
        <w:t xml:space="preserve">ataca várias frentes para manter o mercado mais produtivo e </w:t>
      </w:r>
      <w:r w:rsidR="0036668F">
        <w:rPr>
          <w:color w:val="000000" w:themeColor="text1"/>
        </w:rPr>
        <w:t xml:space="preserve">com estímulos </w:t>
      </w:r>
      <w:r w:rsidR="00BE23C1">
        <w:rPr>
          <w:color w:val="000000" w:themeColor="text1"/>
        </w:rPr>
        <w:t xml:space="preserve">de investimento em tecnologias </w:t>
      </w:r>
      <w:r w:rsidR="003A00E0">
        <w:rPr>
          <w:color w:val="000000" w:themeColor="text1"/>
        </w:rPr>
        <w:t xml:space="preserve">e consumo </w:t>
      </w:r>
      <w:r w:rsidR="00AC62E2">
        <w:rPr>
          <w:color w:val="000000" w:themeColor="text1"/>
        </w:rPr>
        <w:t>do produto in natura.</w:t>
      </w:r>
    </w:p>
    <w:p w14:paraId="249BAEBB" w14:textId="6DB93C61" w:rsidR="005C2167" w:rsidRDefault="00677A70" w:rsidP="00FA34F1">
      <w:pPr>
        <w:ind w:firstLine="708"/>
        <w:rPr>
          <w:color w:val="000000" w:themeColor="text1"/>
        </w:rPr>
      </w:pPr>
      <w:r w:rsidRPr="3478B377">
        <w:rPr>
          <w:color w:val="000000" w:themeColor="text1"/>
        </w:rPr>
        <w:t xml:space="preserve"> </w:t>
      </w:r>
    </w:p>
    <w:p w14:paraId="1E6371E4" w14:textId="78C2AF61" w:rsidR="00A25CAE" w:rsidRPr="00B600ED" w:rsidRDefault="00A25CAE" w:rsidP="00A25CAE">
      <w:pPr>
        <w:rPr>
          <w:color w:val="156082" w:themeColor="accent1"/>
          <w:sz w:val="28"/>
          <w:szCs w:val="28"/>
        </w:rPr>
      </w:pPr>
      <w:r w:rsidRPr="00B600ED">
        <w:rPr>
          <w:color w:val="156082" w:themeColor="accent1"/>
          <w:sz w:val="28"/>
          <w:szCs w:val="28"/>
        </w:rPr>
        <w:t>Tipos de Shimeji mais produzidos e comercializados no Brasil e no mundo:</w:t>
      </w:r>
    </w:p>
    <w:p w14:paraId="5277D32E" w14:textId="49526B92" w:rsidR="00985655" w:rsidRPr="00B43274" w:rsidRDefault="00985655" w:rsidP="00985655">
      <w:pPr>
        <w:pStyle w:val="PargrafodaLista"/>
        <w:numPr>
          <w:ilvl w:val="0"/>
          <w:numId w:val="1"/>
        </w:numPr>
      </w:pPr>
      <w:r>
        <w:t>Shimeji Preto</w:t>
      </w:r>
      <w:r w:rsidR="00B41BD9">
        <w:t xml:space="preserve"> - </w:t>
      </w:r>
      <w:proofErr w:type="spellStart"/>
      <w:r w:rsidR="00B41BD9" w:rsidRPr="00B41BD9">
        <w:t>Pleurotus</w:t>
      </w:r>
      <w:proofErr w:type="spellEnd"/>
      <w:r w:rsidR="00B41BD9" w:rsidRPr="00B41BD9">
        <w:t xml:space="preserve"> </w:t>
      </w:r>
      <w:proofErr w:type="spellStart"/>
      <w:r w:rsidR="00B41BD9" w:rsidRPr="00B41BD9">
        <w:t>ostreatus</w:t>
      </w:r>
      <w:proofErr w:type="spellEnd"/>
    </w:p>
    <w:p w14:paraId="15D83522" w14:textId="0017C99E" w:rsidR="00985655" w:rsidRPr="00B43274" w:rsidRDefault="00985655" w:rsidP="00985655">
      <w:pPr>
        <w:pStyle w:val="PargrafodaLista"/>
        <w:numPr>
          <w:ilvl w:val="0"/>
          <w:numId w:val="1"/>
        </w:numPr>
      </w:pPr>
      <w:r>
        <w:t>Shimeji Branco</w:t>
      </w:r>
      <w:r w:rsidR="00B33DF1">
        <w:t xml:space="preserve"> - </w:t>
      </w:r>
      <w:proofErr w:type="spellStart"/>
      <w:r w:rsidR="00B33DF1" w:rsidRPr="00B33DF1">
        <w:t>Pleurotus</w:t>
      </w:r>
      <w:proofErr w:type="spellEnd"/>
      <w:r w:rsidR="00B33DF1" w:rsidRPr="00B33DF1">
        <w:t xml:space="preserve"> </w:t>
      </w:r>
      <w:proofErr w:type="spellStart"/>
      <w:r w:rsidR="00B33DF1" w:rsidRPr="00B33DF1">
        <w:t>ostreatus</w:t>
      </w:r>
      <w:proofErr w:type="spellEnd"/>
    </w:p>
    <w:p w14:paraId="23D3B484" w14:textId="0799539C" w:rsidR="00985655" w:rsidRPr="00B43274" w:rsidRDefault="006F1086" w:rsidP="00985655">
      <w:pPr>
        <w:pStyle w:val="PargrafodaLista"/>
        <w:numPr>
          <w:ilvl w:val="0"/>
          <w:numId w:val="1"/>
        </w:numPr>
      </w:pPr>
      <w:r>
        <w:t>Shimeji Marrom</w:t>
      </w:r>
      <w:r w:rsidR="00B33DF1">
        <w:t xml:space="preserve"> - </w:t>
      </w:r>
      <w:proofErr w:type="spellStart"/>
      <w:r w:rsidR="00123361" w:rsidRPr="00123361">
        <w:t>Pleurotus</w:t>
      </w:r>
      <w:proofErr w:type="spellEnd"/>
      <w:r w:rsidR="00123361" w:rsidRPr="00123361">
        <w:t xml:space="preserve"> </w:t>
      </w:r>
      <w:proofErr w:type="spellStart"/>
      <w:r w:rsidR="00123361" w:rsidRPr="00123361">
        <w:t>pulmonarius</w:t>
      </w:r>
      <w:proofErr w:type="spellEnd"/>
    </w:p>
    <w:p w14:paraId="412CE09F" w14:textId="7F7FABC3" w:rsidR="006F1086" w:rsidRDefault="006F1086" w:rsidP="00985655">
      <w:pPr>
        <w:pStyle w:val="PargrafodaLista"/>
        <w:numPr>
          <w:ilvl w:val="0"/>
          <w:numId w:val="1"/>
        </w:numPr>
      </w:pPr>
      <w:r>
        <w:t>Shimeji Salmão</w:t>
      </w:r>
      <w:r w:rsidR="00123361">
        <w:t xml:space="preserve"> - </w:t>
      </w:r>
      <w:proofErr w:type="spellStart"/>
      <w:r w:rsidR="00B356F5" w:rsidRPr="00B356F5">
        <w:t>Pleurotus</w:t>
      </w:r>
      <w:proofErr w:type="spellEnd"/>
      <w:r w:rsidR="00B356F5" w:rsidRPr="00B356F5">
        <w:t xml:space="preserve"> </w:t>
      </w:r>
      <w:proofErr w:type="spellStart"/>
      <w:r w:rsidR="00B356F5" w:rsidRPr="00B356F5">
        <w:t>djamor</w:t>
      </w:r>
      <w:proofErr w:type="spellEnd"/>
    </w:p>
    <w:p w14:paraId="52DBBD16" w14:textId="219688A7" w:rsidR="00061900" w:rsidRDefault="00727D2A" w:rsidP="00061900">
      <w:pPr>
        <w:pStyle w:val="PargrafodaLista"/>
        <w:numPr>
          <w:ilvl w:val="0"/>
          <w:numId w:val="1"/>
        </w:numPr>
      </w:pPr>
      <w:r>
        <w:t xml:space="preserve">Shimeji </w:t>
      </w:r>
      <w:r w:rsidR="00B43274">
        <w:t>Amarelo</w:t>
      </w:r>
      <w:r w:rsidR="00245714" w:rsidRPr="00245714">
        <w:rPr>
          <w:noProof/>
        </w:rPr>
        <w:t xml:space="preserve"> </w:t>
      </w:r>
      <w:r w:rsidR="00B356F5">
        <w:rPr>
          <w:noProof/>
        </w:rPr>
        <w:t xml:space="preserve">- </w:t>
      </w:r>
      <w:r w:rsidR="00E53326" w:rsidRPr="00E53326">
        <w:rPr>
          <w:noProof/>
        </w:rPr>
        <w:t>Pleurotus citrinopileatus</w:t>
      </w:r>
    </w:p>
    <w:p w14:paraId="77FA9BC4" w14:textId="46AA316D" w:rsidR="582A4E83" w:rsidRDefault="5BC8CDA1" w:rsidP="582A4E83">
      <w:pPr>
        <w:pStyle w:val="PargrafodaLista"/>
        <w:numPr>
          <w:ilvl w:val="0"/>
          <w:numId w:val="1"/>
        </w:numPr>
        <w:rPr>
          <w:noProof/>
        </w:rPr>
      </w:pPr>
      <w:r w:rsidRPr="7779333E">
        <w:rPr>
          <w:noProof/>
        </w:rPr>
        <w:t xml:space="preserve">Shimeji </w:t>
      </w:r>
      <w:r w:rsidRPr="7B407184">
        <w:rPr>
          <w:noProof/>
        </w:rPr>
        <w:t>Rei</w:t>
      </w:r>
      <w:r w:rsidR="005E6773">
        <w:rPr>
          <w:noProof/>
        </w:rPr>
        <w:t xml:space="preserve"> - </w:t>
      </w:r>
      <w:r w:rsidR="005E6773" w:rsidRPr="005E6773">
        <w:rPr>
          <w:noProof/>
        </w:rPr>
        <w:t>Pleurotus eryngii</w:t>
      </w:r>
    </w:p>
    <w:p w14:paraId="651B39E7" w14:textId="2169D142" w:rsidR="5BC8CDA1" w:rsidRDefault="5BC8CDA1" w:rsidP="7B407184">
      <w:pPr>
        <w:pStyle w:val="PargrafodaLista"/>
        <w:numPr>
          <w:ilvl w:val="0"/>
          <w:numId w:val="1"/>
        </w:numPr>
        <w:rPr>
          <w:noProof/>
        </w:rPr>
      </w:pPr>
      <w:r w:rsidRPr="7B407184">
        <w:rPr>
          <w:noProof/>
        </w:rPr>
        <w:t xml:space="preserve">Shimeji </w:t>
      </w:r>
      <w:r w:rsidRPr="3FF449EF">
        <w:rPr>
          <w:noProof/>
        </w:rPr>
        <w:t>Ferula</w:t>
      </w:r>
      <w:r w:rsidR="005E6773">
        <w:rPr>
          <w:noProof/>
        </w:rPr>
        <w:t xml:space="preserve"> -</w:t>
      </w:r>
      <w:r w:rsidR="00E7365A">
        <w:rPr>
          <w:noProof/>
        </w:rPr>
        <w:t xml:space="preserve"> </w:t>
      </w:r>
      <w:r w:rsidR="00E7365A" w:rsidRPr="00E7365A">
        <w:rPr>
          <w:i/>
          <w:iCs/>
          <w:noProof/>
        </w:rPr>
        <w:t>Pleurotus ferulae</w:t>
      </w:r>
      <w:r w:rsidR="005E6773">
        <w:rPr>
          <w:noProof/>
        </w:rPr>
        <w:t xml:space="preserve"> </w:t>
      </w:r>
    </w:p>
    <w:p w14:paraId="787D0F22" w14:textId="6DD57751" w:rsidR="32E3C1EC" w:rsidRDefault="32E3C1EC" w:rsidP="3EFDB54E">
      <w:pPr>
        <w:pStyle w:val="PargrafodaLista"/>
        <w:rPr>
          <w:noProof/>
        </w:rPr>
      </w:pPr>
    </w:p>
    <w:p w14:paraId="60B3D45F" w14:textId="77777777" w:rsidR="00146D64" w:rsidRDefault="001C754B" w:rsidP="00E72B33">
      <w:pPr>
        <w:pStyle w:val="PargrafodaLista"/>
        <w:jc w:val="center"/>
        <w:rPr>
          <w:ins w:id="0" w:author="Microsoft Word" w:date="2025-04-07T15:58:00Z" w16du:dateUtc="2025-04-07T18:58:00Z"/>
        </w:rPr>
      </w:pPr>
      <w:r w:rsidRPr="001C754B">
        <w:rPr>
          <w:noProof/>
        </w:rPr>
        <w:drawing>
          <wp:inline distT="0" distB="0" distL="0" distR="0" wp14:anchorId="2B2713AD" wp14:editId="738D9083">
            <wp:extent cx="5551422" cy="2811780"/>
            <wp:effectExtent l="0" t="0" r="0" b="7620"/>
            <wp:docPr id="1548103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3102" name=""/>
                    <pic:cNvPicPr/>
                  </pic:nvPicPr>
                  <pic:blipFill rotWithShape="1">
                    <a:blip r:embed="rId14"/>
                    <a:srcRect l="3020" t="271" r="-3020" b="-271"/>
                    <a:stretch/>
                  </pic:blipFill>
                  <pic:spPr>
                    <a:xfrm>
                      <a:off x="0" y="0"/>
                      <a:ext cx="5553766" cy="2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34A" w14:textId="047CE2EE" w:rsidR="00D26F0E" w:rsidRPr="00E72B33" w:rsidRDefault="00D26F0E" w:rsidP="00E72B33">
      <w:pPr>
        <w:pStyle w:val="PargrafodaLista"/>
        <w:jc w:val="center"/>
      </w:pPr>
    </w:p>
    <w:p w14:paraId="13EBB83E" w14:textId="7B4B9B6D" w:rsidR="00B600ED" w:rsidRDefault="00B600ED" w:rsidP="0087354A">
      <w:pPr>
        <w:rPr>
          <w:color w:val="156082" w:themeColor="accent1"/>
          <w:sz w:val="28"/>
          <w:szCs w:val="28"/>
        </w:rPr>
      </w:pPr>
      <w:r w:rsidRPr="00B225EC">
        <w:rPr>
          <w:color w:val="156082" w:themeColor="accent1"/>
          <w:sz w:val="28"/>
          <w:szCs w:val="28"/>
        </w:rPr>
        <w:t xml:space="preserve">Estufas de </w:t>
      </w:r>
      <w:r w:rsidR="00B225EC" w:rsidRPr="00B225EC">
        <w:rPr>
          <w:color w:val="156082" w:themeColor="accent1"/>
          <w:sz w:val="28"/>
          <w:szCs w:val="28"/>
        </w:rPr>
        <w:t>Cogumelos:</w:t>
      </w:r>
    </w:p>
    <w:p w14:paraId="73B0E153" w14:textId="2FA5D157" w:rsidR="000317F0" w:rsidRDefault="00523717" w:rsidP="0087354A">
      <w:pPr>
        <w:rPr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t xml:space="preserve">Investir no cultivo e venda de cogumelos tem se revelado uma atividade atrativa economicamente. Para se ter uma ideia, </w:t>
      </w:r>
      <w:r w:rsidR="00E806FD">
        <w:rPr>
          <w:sz w:val="21"/>
          <w:szCs w:val="21"/>
          <w:shd w:val="clear" w:color="auto" w:fill="FFFFFF"/>
        </w:rPr>
        <w:t xml:space="preserve">o </w:t>
      </w:r>
      <w:r w:rsidR="00E806FD" w:rsidRPr="00E806FD">
        <w:rPr>
          <w:sz w:val="21"/>
          <w:szCs w:val="21"/>
          <w:shd w:val="clear" w:color="auto" w:fill="FFFFFF"/>
        </w:rPr>
        <w:t>cultivo de cogumelos, conhecido também como fungicultura, está em plena expansão no Brasil, com destaque para os benefícios econômicos e a crescente demanda por produtos de qualidade. No mercado nacional, o preço por quilo de cogumelos pode variar entre R$20,00 e R$160,00, dependendo da variedade. No entanto, no mercado internacional, o valor pode chegar a até R$500,00 por quilo, refletindo o potencial lucrativo dessa atividade</w:t>
      </w:r>
      <w:r w:rsidRPr="00523717">
        <w:rPr>
          <w:sz w:val="21"/>
          <w:szCs w:val="21"/>
          <w:shd w:val="clear" w:color="auto" w:fill="FFFFFF"/>
        </w:rPr>
        <w:t>. Empresários do ramo costumam dizer que a demanda ainda é superior à capacidade de produção. Tentadora, a ideia exige certos cuidados.</w:t>
      </w:r>
    </w:p>
    <w:p w14:paraId="5328ABB2" w14:textId="4AA37E42" w:rsidR="005374AA" w:rsidRDefault="000317F0" w:rsidP="0087354A">
      <w:pPr>
        <w:rPr>
          <w:sz w:val="21"/>
          <w:szCs w:val="21"/>
          <w:shd w:val="clear" w:color="auto" w:fill="FFFFFF"/>
        </w:rPr>
      </w:pPr>
      <w:r w:rsidRPr="000317F0">
        <w:rPr>
          <w:sz w:val="21"/>
          <w:szCs w:val="21"/>
          <w:shd w:val="clear" w:color="auto" w:fill="FFFFFF"/>
        </w:rPr>
        <w:t>O cultivo de cogumelos em estufas oferece uma série de benefícios em comparação com o cultivo ao ar livre. Um dos principais benefícios é a capacidade de controlar as condições ambientais, como temperatura, umidade e luz. Essa capacidade de controle permite que os produtores criem um ambiente ideal para o crescimento dos cogumelos, resultando em uma produção mais consistente e de melhor qualidade.</w:t>
      </w:r>
      <w:r w:rsidR="006D3D32">
        <w:rPr>
          <w:sz w:val="21"/>
          <w:szCs w:val="21"/>
          <w:shd w:val="clear" w:color="auto" w:fill="FFFFFF"/>
        </w:rPr>
        <w:t xml:space="preserve"> </w:t>
      </w:r>
      <w:r w:rsidR="001F40A1">
        <w:rPr>
          <w:sz w:val="21"/>
          <w:szCs w:val="21"/>
          <w:shd w:val="clear" w:color="auto" w:fill="FFFFFF"/>
        </w:rPr>
        <w:t xml:space="preserve">Além de que </w:t>
      </w:r>
      <w:r w:rsidR="0091609D">
        <w:rPr>
          <w:sz w:val="21"/>
          <w:szCs w:val="21"/>
          <w:shd w:val="clear" w:color="auto" w:fill="FFFFFF"/>
        </w:rPr>
        <w:t xml:space="preserve">oferece </w:t>
      </w:r>
      <w:r w:rsidR="00490E3C">
        <w:rPr>
          <w:sz w:val="21"/>
          <w:szCs w:val="21"/>
          <w:shd w:val="clear" w:color="auto" w:fill="FFFFFF"/>
        </w:rPr>
        <w:t xml:space="preserve">proteção contra </w:t>
      </w:r>
      <w:r w:rsidR="0091609D">
        <w:rPr>
          <w:sz w:val="21"/>
          <w:szCs w:val="21"/>
          <w:shd w:val="clear" w:color="auto" w:fill="FFFFFF"/>
        </w:rPr>
        <w:t xml:space="preserve">condições </w:t>
      </w:r>
      <w:r w:rsidR="006B338A">
        <w:rPr>
          <w:sz w:val="21"/>
          <w:szCs w:val="21"/>
          <w:shd w:val="clear" w:color="auto" w:fill="FFFFFF"/>
        </w:rPr>
        <w:t>climáticas adversas</w:t>
      </w:r>
      <w:r w:rsidR="005260E8">
        <w:rPr>
          <w:sz w:val="21"/>
          <w:szCs w:val="21"/>
          <w:shd w:val="clear" w:color="auto" w:fill="FFFFFF"/>
        </w:rPr>
        <w:t>, como fortes chuvas por exemplo</w:t>
      </w:r>
      <w:r w:rsidR="00BE7B01">
        <w:rPr>
          <w:sz w:val="21"/>
          <w:szCs w:val="21"/>
          <w:shd w:val="clear" w:color="auto" w:fill="FFFFFF"/>
        </w:rPr>
        <w:t xml:space="preserve"> ou até mesmo invasão de insetos e bichos</w:t>
      </w:r>
      <w:r w:rsidR="006E4E92">
        <w:rPr>
          <w:sz w:val="21"/>
          <w:szCs w:val="21"/>
          <w:shd w:val="clear" w:color="auto" w:fill="FFFFFF"/>
        </w:rPr>
        <w:t xml:space="preserve"> </w:t>
      </w:r>
      <w:r w:rsidR="00BC7FDF">
        <w:rPr>
          <w:sz w:val="21"/>
          <w:szCs w:val="21"/>
          <w:shd w:val="clear" w:color="auto" w:fill="FFFFFF"/>
        </w:rPr>
        <w:t>desqualificando o produto e sua padronização.</w:t>
      </w:r>
    </w:p>
    <w:p w14:paraId="0E5FEBDB" w14:textId="5D279915" w:rsidR="00B225EC" w:rsidRDefault="00523717" w:rsidP="0087354A">
      <w:pPr>
        <w:rPr>
          <w:rFonts w:ascii="quorumm" w:hAnsi="quorumm"/>
          <w:color w:val="666666"/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t>A cautela é justificada pela complexidade do cultivo. Existem duas opções para quem começa no ramo: usar toras de eucalipto para cultivar os cogumelos ou fazê-lo em prateleiras, como em uma horta. Produtores afirmam que a primeira técnica é a mais rudimentar e impõe mais obstáculos para tornar o negócio comercialmente viável</w:t>
      </w:r>
      <w:r>
        <w:rPr>
          <w:rFonts w:ascii="quorumm" w:hAnsi="quorumm"/>
          <w:color w:val="666666"/>
          <w:sz w:val="21"/>
          <w:szCs w:val="21"/>
          <w:shd w:val="clear" w:color="auto" w:fill="FFFFFF"/>
        </w:rPr>
        <w:t>.</w:t>
      </w:r>
    </w:p>
    <w:p w14:paraId="6910F650" w14:textId="68A38674" w:rsidR="001C310A" w:rsidRDefault="001E3207" w:rsidP="0087354A">
      <w:pPr>
        <w:rPr>
          <w:sz w:val="21"/>
          <w:szCs w:val="21"/>
          <w:shd w:val="clear" w:color="auto" w:fill="FFFFFF"/>
        </w:rPr>
      </w:pPr>
      <w:r w:rsidRPr="001E3207">
        <w:rPr>
          <w:sz w:val="21"/>
          <w:szCs w:val="21"/>
          <w:shd w:val="clear" w:color="auto" w:fill="FFFFFF"/>
        </w:rPr>
        <w:t xml:space="preserve">A produção de cogumelos requer um ambiente </w:t>
      </w:r>
      <w:r>
        <w:rPr>
          <w:sz w:val="21"/>
          <w:szCs w:val="21"/>
          <w:shd w:val="clear" w:color="auto" w:fill="FFFFFF"/>
        </w:rPr>
        <w:t>adequado</w:t>
      </w:r>
      <w:r w:rsidRPr="001E3207">
        <w:rPr>
          <w:sz w:val="21"/>
          <w:szCs w:val="21"/>
          <w:shd w:val="clear" w:color="auto" w:fill="FFFFFF"/>
        </w:rPr>
        <w:t xml:space="preserve">, onde é possível monitorar de maneira eficiente </w:t>
      </w:r>
      <w:r>
        <w:rPr>
          <w:sz w:val="21"/>
          <w:szCs w:val="21"/>
          <w:shd w:val="clear" w:color="auto" w:fill="FFFFFF"/>
        </w:rPr>
        <w:t xml:space="preserve">a </w:t>
      </w:r>
      <w:r w:rsidRPr="001E3207">
        <w:rPr>
          <w:sz w:val="21"/>
          <w:szCs w:val="21"/>
          <w:shd w:val="clear" w:color="auto" w:fill="FFFFFF"/>
        </w:rPr>
        <w:t>temperatura, umidade e concentração de gases. É por isso que as estufas agrícolas são a escolha ideal para a fungicultura, permitindo a produção durante o ano inteiro, independentemente das condições climáticas externas.</w:t>
      </w:r>
    </w:p>
    <w:p w14:paraId="4FBAA2EA" w14:textId="50819020" w:rsidR="001E3207" w:rsidRDefault="00322E1E" w:rsidP="0087354A">
      <w:pPr>
        <w:rPr>
          <w:sz w:val="21"/>
          <w:szCs w:val="21"/>
          <w:shd w:val="clear" w:color="auto" w:fill="FFFFFF"/>
        </w:rPr>
      </w:pPr>
      <w:r w:rsidRPr="674EDA7B">
        <w:rPr>
          <w:sz w:val="21"/>
          <w:szCs w:val="21"/>
          <w:shd w:val="clear" w:color="auto" w:fill="FFFFFF"/>
        </w:rPr>
        <w:t xml:space="preserve">Com o mercado de cogumelos mostrando um crescimento impressionante, com previsões de alcançar US$86,5 bilhões até 2027, segundo o </w:t>
      </w:r>
      <w:proofErr w:type="spellStart"/>
      <w:r w:rsidRPr="674EDA7B">
        <w:rPr>
          <w:sz w:val="21"/>
          <w:szCs w:val="21"/>
          <w:shd w:val="clear" w:color="auto" w:fill="FFFFFF"/>
        </w:rPr>
        <w:t>Research</w:t>
      </w:r>
      <w:proofErr w:type="spellEnd"/>
      <w:r w:rsidRPr="674EDA7B">
        <w:rPr>
          <w:sz w:val="21"/>
          <w:szCs w:val="21"/>
          <w:shd w:val="clear" w:color="auto" w:fill="FFFFFF"/>
        </w:rPr>
        <w:t xml:space="preserve"> </w:t>
      </w:r>
      <w:proofErr w:type="spellStart"/>
      <w:r w:rsidRPr="674EDA7B">
        <w:rPr>
          <w:sz w:val="21"/>
          <w:szCs w:val="21"/>
          <w:shd w:val="clear" w:color="auto" w:fill="FFFFFF"/>
        </w:rPr>
        <w:t>and</w:t>
      </w:r>
      <w:proofErr w:type="spellEnd"/>
      <w:r w:rsidRPr="674EDA7B">
        <w:rPr>
          <w:sz w:val="21"/>
          <w:szCs w:val="21"/>
          <w:shd w:val="clear" w:color="auto" w:fill="FFFFFF"/>
        </w:rPr>
        <w:t xml:space="preserve"> </w:t>
      </w:r>
      <w:proofErr w:type="spellStart"/>
      <w:r w:rsidRPr="674EDA7B">
        <w:rPr>
          <w:sz w:val="21"/>
          <w:szCs w:val="21"/>
          <w:shd w:val="clear" w:color="auto" w:fill="FFFFFF"/>
        </w:rPr>
        <w:t>Markets</w:t>
      </w:r>
      <w:proofErr w:type="spellEnd"/>
      <w:r w:rsidRPr="674EDA7B">
        <w:rPr>
          <w:sz w:val="21"/>
          <w:szCs w:val="21"/>
          <w:shd w:val="clear" w:color="auto" w:fill="FFFFFF"/>
        </w:rPr>
        <w:t>. Com a crescente demanda por alimentos saudáveis e inovadores, investir na produção de cogumelos em estufas agrícolas pode ser uma excelente oportunidade de negócio.</w:t>
      </w:r>
    </w:p>
    <w:p w14:paraId="741A3159" w14:textId="659006F8" w:rsidR="00390EC3" w:rsidRDefault="0028446F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O shimeji tem </w:t>
      </w:r>
      <w:r w:rsidR="008858DB">
        <w:rPr>
          <w:sz w:val="21"/>
          <w:szCs w:val="21"/>
          <w:shd w:val="clear" w:color="auto" w:fill="FFFFFF"/>
        </w:rPr>
        <w:t xml:space="preserve">dois tipos de processos que contém alguns valores diferentes de </w:t>
      </w:r>
      <w:r w:rsidR="00822E70">
        <w:rPr>
          <w:sz w:val="21"/>
          <w:szCs w:val="21"/>
          <w:shd w:val="clear" w:color="auto" w:fill="FFFFFF"/>
        </w:rPr>
        <w:t xml:space="preserve">temperatura e umidade. </w:t>
      </w:r>
      <w:r w:rsidR="001E3290">
        <w:rPr>
          <w:sz w:val="21"/>
          <w:szCs w:val="21"/>
          <w:shd w:val="clear" w:color="auto" w:fill="FFFFFF"/>
        </w:rPr>
        <w:t>No processo de incuba</w:t>
      </w:r>
      <w:r w:rsidR="0083435E">
        <w:rPr>
          <w:sz w:val="21"/>
          <w:szCs w:val="21"/>
          <w:shd w:val="clear" w:color="auto" w:fill="FFFFFF"/>
        </w:rPr>
        <w:t xml:space="preserve">ção (processo no qual o </w:t>
      </w:r>
      <w:r w:rsidR="000C0276">
        <w:rPr>
          <w:sz w:val="21"/>
          <w:szCs w:val="21"/>
          <w:shd w:val="clear" w:color="auto" w:fill="FFFFFF"/>
        </w:rPr>
        <w:t>fungo coloniza o substrato) em qu</w:t>
      </w:r>
      <w:r>
        <w:rPr>
          <w:sz w:val="21"/>
          <w:szCs w:val="21"/>
          <w:shd w:val="clear" w:color="auto" w:fill="FFFFFF"/>
        </w:rPr>
        <w:t xml:space="preserve">e manter uma temperatura que </w:t>
      </w:r>
      <w:r w:rsidR="00415B5F">
        <w:rPr>
          <w:sz w:val="21"/>
          <w:szCs w:val="21"/>
          <w:shd w:val="clear" w:color="auto" w:fill="FFFFFF"/>
        </w:rPr>
        <w:t>poderia variar</w:t>
      </w:r>
      <w:r>
        <w:rPr>
          <w:sz w:val="21"/>
          <w:szCs w:val="21"/>
          <w:shd w:val="clear" w:color="auto" w:fill="FFFFFF"/>
        </w:rPr>
        <w:t xml:space="preserve"> entre</w:t>
      </w:r>
      <w:r w:rsidR="00415B5F">
        <w:rPr>
          <w:sz w:val="21"/>
          <w:szCs w:val="21"/>
          <w:shd w:val="clear" w:color="auto" w:fill="FFFFFF"/>
        </w:rPr>
        <w:t xml:space="preserve"> 2</w:t>
      </w:r>
      <w:r w:rsidR="008858DB">
        <w:rPr>
          <w:sz w:val="21"/>
          <w:szCs w:val="21"/>
          <w:shd w:val="clear" w:color="auto" w:fill="FFFFFF"/>
        </w:rPr>
        <w:t>1</w:t>
      </w:r>
      <w:r w:rsidR="00415B5F">
        <w:rPr>
          <w:sz w:val="21"/>
          <w:szCs w:val="21"/>
          <w:shd w:val="clear" w:color="auto" w:fill="FFFFFF"/>
        </w:rPr>
        <w:t>°C e 2</w:t>
      </w:r>
      <w:r w:rsidR="008858DB">
        <w:rPr>
          <w:sz w:val="21"/>
          <w:szCs w:val="21"/>
          <w:shd w:val="clear" w:color="auto" w:fill="FFFFFF"/>
        </w:rPr>
        <w:t>4</w:t>
      </w:r>
      <w:r w:rsidR="00415B5F">
        <w:rPr>
          <w:sz w:val="21"/>
          <w:szCs w:val="21"/>
          <w:shd w:val="clear" w:color="auto" w:fill="FFFFFF"/>
        </w:rPr>
        <w:t xml:space="preserve">°C, </w:t>
      </w:r>
      <w:r w:rsidR="00FD0447">
        <w:rPr>
          <w:sz w:val="21"/>
          <w:szCs w:val="21"/>
          <w:shd w:val="clear" w:color="auto" w:fill="FFFFFF"/>
        </w:rPr>
        <w:t xml:space="preserve">tendo como temperatura máxima </w:t>
      </w:r>
      <w:r w:rsidR="00853452">
        <w:rPr>
          <w:sz w:val="21"/>
          <w:szCs w:val="21"/>
          <w:shd w:val="clear" w:color="auto" w:fill="FFFFFF"/>
        </w:rPr>
        <w:t xml:space="preserve">atingida de 28°C e </w:t>
      </w:r>
      <w:r w:rsidR="00415B5F">
        <w:rPr>
          <w:sz w:val="21"/>
          <w:szCs w:val="21"/>
          <w:shd w:val="clear" w:color="auto" w:fill="FFFFFF"/>
        </w:rPr>
        <w:t>com uma umidade relativa do ar de 8</w:t>
      </w:r>
      <w:r w:rsidR="008858DB">
        <w:rPr>
          <w:sz w:val="21"/>
          <w:szCs w:val="21"/>
          <w:shd w:val="clear" w:color="auto" w:fill="FFFFFF"/>
        </w:rPr>
        <w:t>5</w:t>
      </w:r>
      <w:r w:rsidR="00415B5F">
        <w:rPr>
          <w:sz w:val="21"/>
          <w:szCs w:val="21"/>
          <w:shd w:val="clear" w:color="auto" w:fill="FFFFFF"/>
        </w:rPr>
        <w:t>% a 90%</w:t>
      </w:r>
      <w:r w:rsidR="00485CF0">
        <w:rPr>
          <w:sz w:val="21"/>
          <w:szCs w:val="21"/>
          <w:shd w:val="clear" w:color="auto" w:fill="FFFFFF"/>
        </w:rPr>
        <w:t xml:space="preserve">, dependendo de cada shimeji. </w:t>
      </w:r>
    </w:p>
    <w:p w14:paraId="1C63FB85" w14:textId="68656C74" w:rsidR="00390EC3" w:rsidRDefault="00390EC3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Processo de incubação: </w:t>
      </w:r>
    </w:p>
    <w:p w14:paraId="478C9457" w14:textId="77777777" w:rsidR="00390EC3" w:rsidRPr="00390EC3" w:rsidRDefault="00390EC3" w:rsidP="00390EC3">
      <w:pPr>
        <w:numPr>
          <w:ilvl w:val="0"/>
          <w:numId w:val="2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esterilizado</w:t>
      </w:r>
    </w:p>
    <w:p w14:paraId="77239994" w14:textId="77777777" w:rsidR="00390EC3" w:rsidRPr="00390EC3" w:rsidRDefault="00390EC3" w:rsidP="00390EC3">
      <w:pPr>
        <w:numPr>
          <w:ilvl w:val="0"/>
          <w:numId w:val="3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inoculado com o fungo</w:t>
      </w:r>
    </w:p>
    <w:p w14:paraId="2BC7CA03" w14:textId="77777777" w:rsidR="00390EC3" w:rsidRPr="00390EC3" w:rsidRDefault="00390EC3" w:rsidP="00390EC3">
      <w:pPr>
        <w:numPr>
          <w:ilvl w:val="0"/>
          <w:numId w:val="4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colocado em sacos plásticos</w:t>
      </w:r>
    </w:p>
    <w:p w14:paraId="2A9DA9AF" w14:textId="77777777" w:rsidR="00390EC3" w:rsidRPr="00390EC3" w:rsidRDefault="00390EC3" w:rsidP="00390EC3">
      <w:pPr>
        <w:numPr>
          <w:ilvl w:val="0"/>
          <w:numId w:val="5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levados para a sala de incubação</w:t>
      </w:r>
    </w:p>
    <w:p w14:paraId="7D837B2F" w14:textId="77777777" w:rsidR="00390EC3" w:rsidRPr="00390EC3" w:rsidRDefault="00390EC3" w:rsidP="00390EC3">
      <w:pPr>
        <w:numPr>
          <w:ilvl w:val="0"/>
          <w:numId w:val="6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colocados em estantes</w:t>
      </w:r>
    </w:p>
    <w:p w14:paraId="40A62897" w14:textId="3E0733B9" w:rsidR="00160DD1" w:rsidRPr="008814A4" w:rsidRDefault="00390EC3" w:rsidP="008814A4">
      <w:pPr>
        <w:numPr>
          <w:ilvl w:val="0"/>
          <w:numId w:val="7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mantido em uma temperatura controlada e baixa luminosidade</w:t>
      </w:r>
    </w:p>
    <w:p w14:paraId="34D5D795" w14:textId="5B0AB804" w:rsidR="00CB12F9" w:rsidRDefault="0069203D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E temos o segundo </w:t>
      </w:r>
      <w:r w:rsidR="00FA0E5C">
        <w:rPr>
          <w:sz w:val="21"/>
          <w:szCs w:val="21"/>
          <w:shd w:val="clear" w:color="auto" w:fill="FFFFFF"/>
        </w:rPr>
        <w:t>processo, a frutificação</w:t>
      </w:r>
      <w:r w:rsidR="00CD0C3C">
        <w:rPr>
          <w:sz w:val="21"/>
          <w:szCs w:val="21"/>
          <w:shd w:val="clear" w:color="auto" w:fill="FFFFFF"/>
        </w:rPr>
        <w:t xml:space="preserve"> processo pelo qual surge o cogumelo realmente, </w:t>
      </w:r>
      <w:r w:rsidR="00FD4E37">
        <w:rPr>
          <w:sz w:val="21"/>
          <w:szCs w:val="21"/>
          <w:shd w:val="clear" w:color="auto" w:fill="FFFFFF"/>
        </w:rPr>
        <w:t>em que para surgir o cogumelo se tem que re</w:t>
      </w:r>
      <w:r w:rsidR="008B0D6B">
        <w:rPr>
          <w:sz w:val="21"/>
          <w:szCs w:val="21"/>
          <w:shd w:val="clear" w:color="auto" w:fill="FFFFFF"/>
        </w:rPr>
        <w:t xml:space="preserve">alizar cortes no saco. </w:t>
      </w:r>
    </w:p>
    <w:p w14:paraId="66E9B3D8" w14:textId="2A428462" w:rsidR="00DD43B2" w:rsidRDefault="00313308" w:rsidP="00DD43B2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No</w:t>
      </w:r>
      <w:r w:rsidR="00DD43B2">
        <w:rPr>
          <w:sz w:val="21"/>
          <w:szCs w:val="21"/>
          <w:shd w:val="clear" w:color="auto" w:fill="FFFFFF"/>
        </w:rPr>
        <w:t xml:space="preserve"> verão é</w:t>
      </w:r>
      <w:r>
        <w:rPr>
          <w:sz w:val="21"/>
          <w:szCs w:val="21"/>
          <w:shd w:val="clear" w:color="auto" w:fill="FFFFFF"/>
        </w:rPr>
        <w:t xml:space="preserve"> onde </w:t>
      </w:r>
      <w:r w:rsidR="00532F70">
        <w:rPr>
          <w:sz w:val="21"/>
          <w:szCs w:val="21"/>
          <w:shd w:val="clear" w:color="auto" w:fill="FFFFFF"/>
        </w:rPr>
        <w:t xml:space="preserve">existe mais </w:t>
      </w:r>
      <w:r w:rsidR="00EB4D62">
        <w:rPr>
          <w:sz w:val="21"/>
          <w:szCs w:val="21"/>
          <w:shd w:val="clear" w:color="auto" w:fill="FFFFFF"/>
        </w:rPr>
        <w:t>atenção, pois é</w:t>
      </w:r>
      <w:r w:rsidR="00DD43B2">
        <w:rPr>
          <w:sz w:val="21"/>
          <w:szCs w:val="21"/>
          <w:shd w:val="clear" w:color="auto" w:fill="FFFFFF"/>
        </w:rPr>
        <w:t xml:space="preserve"> </w:t>
      </w:r>
      <w:r w:rsidR="000D188E">
        <w:rPr>
          <w:sz w:val="21"/>
          <w:szCs w:val="21"/>
          <w:shd w:val="clear" w:color="auto" w:fill="FFFFFF"/>
        </w:rPr>
        <w:t>muito</w:t>
      </w:r>
      <w:r w:rsidR="00DD43B2">
        <w:rPr>
          <w:sz w:val="21"/>
          <w:szCs w:val="21"/>
          <w:shd w:val="clear" w:color="auto" w:fill="FFFFFF"/>
        </w:rPr>
        <w:t xml:space="preserve"> sensível, com calor excessivo pode </w:t>
      </w:r>
      <w:r w:rsidR="000D188E">
        <w:rPr>
          <w:sz w:val="21"/>
          <w:szCs w:val="21"/>
          <w:shd w:val="clear" w:color="auto" w:fill="FFFFFF"/>
        </w:rPr>
        <w:t xml:space="preserve">haver a </w:t>
      </w:r>
      <w:r w:rsidR="00DD43B2">
        <w:rPr>
          <w:sz w:val="21"/>
          <w:szCs w:val="21"/>
          <w:shd w:val="clear" w:color="auto" w:fill="FFFFFF"/>
        </w:rPr>
        <w:t>contamina</w:t>
      </w:r>
      <w:r w:rsidR="000D188E">
        <w:rPr>
          <w:sz w:val="21"/>
          <w:szCs w:val="21"/>
          <w:shd w:val="clear" w:color="auto" w:fill="FFFFFF"/>
        </w:rPr>
        <w:t>ção d</w:t>
      </w:r>
      <w:r w:rsidR="00DD43B2">
        <w:rPr>
          <w:sz w:val="21"/>
          <w:szCs w:val="21"/>
          <w:shd w:val="clear" w:color="auto" w:fill="FFFFFF"/>
        </w:rPr>
        <w:t>os cogumelos, o fungo não se desenvolve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e gera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uma produção ruim. Para resolver os problemas de temperatura utiliza-se exaustores e irrigação, porém a irrigação tem que ser bem feita e utiliza-se bicos micro aspersores</w:t>
      </w:r>
      <w:r w:rsidR="0007183E">
        <w:rPr>
          <w:sz w:val="21"/>
          <w:szCs w:val="21"/>
          <w:shd w:val="clear" w:color="auto" w:fill="FFFFFF"/>
        </w:rPr>
        <w:t xml:space="preserve"> (ajudam </w:t>
      </w:r>
      <w:r w:rsidR="0078101F">
        <w:rPr>
          <w:sz w:val="21"/>
          <w:szCs w:val="21"/>
          <w:shd w:val="clear" w:color="auto" w:fill="FFFFFF"/>
        </w:rPr>
        <w:t>a diminuir o fluxo de água</w:t>
      </w:r>
      <w:r w:rsidR="00FC14A8">
        <w:rPr>
          <w:sz w:val="21"/>
          <w:szCs w:val="21"/>
          <w:shd w:val="clear" w:color="auto" w:fill="FFFFFF"/>
        </w:rPr>
        <w:t xml:space="preserve"> em gotas</w:t>
      </w:r>
      <w:r w:rsidR="0070420D">
        <w:rPr>
          <w:sz w:val="21"/>
          <w:szCs w:val="21"/>
          <w:shd w:val="clear" w:color="auto" w:fill="FFFFFF"/>
        </w:rPr>
        <w:t>)</w:t>
      </w:r>
      <w:r w:rsidR="00DD43B2">
        <w:rPr>
          <w:sz w:val="21"/>
          <w:szCs w:val="21"/>
          <w:shd w:val="clear" w:color="auto" w:fill="FFFFFF"/>
        </w:rPr>
        <w:t xml:space="preserve">, para pulverizar o ambiente para não molhar tanto o substrato (feito de serragem, farelos e até mesmo trigo, local de alimentação do cogumelo), se molhar muito, entope o filtro atrapalhando a respiração do fungo na fase inicial, ou seja, na incubação e também na fase de maturação do cogumelo que ocorre depois do cogumelo colonizar o substrato e a temperatura do ambiente ser reduzida, ainda dentro do processo de incubação. </w:t>
      </w:r>
    </w:p>
    <w:p w14:paraId="6CA3E734" w14:textId="77777777" w:rsidR="00DD43B2" w:rsidRDefault="00DD43B2" w:rsidP="0087354A">
      <w:pPr>
        <w:rPr>
          <w:sz w:val="21"/>
          <w:szCs w:val="21"/>
          <w:shd w:val="clear" w:color="auto" w:fill="FFFFFF"/>
        </w:rPr>
      </w:pPr>
    </w:p>
    <w:p w14:paraId="6FE328EA" w14:textId="49C17E7A" w:rsidR="005F434D" w:rsidRDefault="00580923" w:rsidP="007E7BCC">
      <w:pPr>
        <w:jc w:val="center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E4A5F7" wp14:editId="1599ECE6">
            <wp:extent cx="1992573" cy="1992573"/>
            <wp:effectExtent l="0" t="0" r="8255" b="8255"/>
            <wp:docPr id="679736676" name="Imagem 3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65" cy="19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C23E" w14:textId="77777777" w:rsidR="007E7BCC" w:rsidRDefault="007E7BCC" w:rsidP="007E7BCC">
      <w:pPr>
        <w:jc w:val="center"/>
        <w:rPr>
          <w:sz w:val="21"/>
          <w:szCs w:val="21"/>
          <w:shd w:val="clear" w:color="auto" w:fill="FFFFFF"/>
        </w:rPr>
      </w:pPr>
    </w:p>
    <w:p w14:paraId="673668CE" w14:textId="033A6950" w:rsidR="007E7BCC" w:rsidRDefault="007E7BCC" w:rsidP="007E7BCC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O shimeji é </w:t>
      </w:r>
      <w:r w:rsidR="0080779A">
        <w:rPr>
          <w:sz w:val="21"/>
          <w:szCs w:val="21"/>
          <w:shd w:val="clear" w:color="auto" w:fill="FFFFFF"/>
        </w:rPr>
        <w:t xml:space="preserve">um cogumelo </w:t>
      </w:r>
      <w:r w:rsidR="00D647B5">
        <w:rPr>
          <w:sz w:val="21"/>
          <w:szCs w:val="21"/>
          <w:shd w:val="clear" w:color="auto" w:fill="FFFFFF"/>
        </w:rPr>
        <w:t xml:space="preserve">tradicional da culinária japonesa, tendo seu período de crescimento </w:t>
      </w:r>
      <w:r w:rsidR="00C304CC">
        <w:rPr>
          <w:sz w:val="21"/>
          <w:szCs w:val="21"/>
          <w:shd w:val="clear" w:color="auto" w:fill="FFFFFF"/>
        </w:rPr>
        <w:t xml:space="preserve">que corresponde a semeadura e a colheita </w:t>
      </w:r>
      <w:r w:rsidR="00DE26AF">
        <w:rPr>
          <w:sz w:val="21"/>
          <w:szCs w:val="21"/>
          <w:shd w:val="clear" w:color="auto" w:fill="FFFFFF"/>
        </w:rPr>
        <w:t xml:space="preserve">variando de 45 a 180 dias. </w:t>
      </w:r>
      <w:r w:rsidR="004779C4" w:rsidRPr="004779C4">
        <w:rPr>
          <w:sz w:val="21"/>
          <w:szCs w:val="21"/>
          <w:shd w:val="clear" w:color="auto" w:fill="FFFFFF"/>
        </w:rPr>
        <w:t>O shimeji tem uma produtividade que varia entre 15% e 25%, equivalente a 1,5 kg a 2,5 kg a cada 10 kg de insumo</w:t>
      </w:r>
      <w:r w:rsidR="004779C4">
        <w:rPr>
          <w:sz w:val="21"/>
          <w:szCs w:val="21"/>
          <w:shd w:val="clear" w:color="auto" w:fill="FFFFFF"/>
        </w:rPr>
        <w:t xml:space="preserve">, segundo o </w:t>
      </w:r>
      <w:r w:rsidR="0058697D">
        <w:rPr>
          <w:sz w:val="21"/>
          <w:szCs w:val="21"/>
          <w:shd w:val="clear" w:color="auto" w:fill="FFFFFF"/>
        </w:rPr>
        <w:t xml:space="preserve">portal de </w:t>
      </w:r>
      <w:r w:rsidR="00BC7FDF">
        <w:rPr>
          <w:sz w:val="21"/>
          <w:szCs w:val="21"/>
          <w:shd w:val="clear" w:color="auto" w:fill="FFFFFF"/>
        </w:rPr>
        <w:t>notícias</w:t>
      </w:r>
      <w:r w:rsidR="0058697D">
        <w:rPr>
          <w:sz w:val="21"/>
          <w:szCs w:val="21"/>
          <w:shd w:val="clear" w:color="auto" w:fill="FFFFFF"/>
        </w:rPr>
        <w:t xml:space="preserve"> G1.</w:t>
      </w:r>
    </w:p>
    <w:p w14:paraId="1559BCD5" w14:textId="43054FE3" w:rsidR="364BB3CB" w:rsidRPr="00E07974" w:rsidRDefault="00BC7FDF" w:rsidP="364BB3CB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É de extrema importância manter uma padronização entre os cogumelos </w:t>
      </w:r>
      <w:r w:rsidR="009D7F11">
        <w:rPr>
          <w:sz w:val="21"/>
          <w:szCs w:val="21"/>
          <w:shd w:val="clear" w:color="auto" w:fill="FFFFFF"/>
        </w:rPr>
        <w:t>mante</w:t>
      </w:r>
      <w:r w:rsidR="00821CF6">
        <w:rPr>
          <w:sz w:val="21"/>
          <w:szCs w:val="21"/>
          <w:shd w:val="clear" w:color="auto" w:fill="FFFFFF"/>
        </w:rPr>
        <w:t>ndo</w:t>
      </w:r>
      <w:r w:rsidR="009D7F11">
        <w:rPr>
          <w:sz w:val="21"/>
          <w:szCs w:val="21"/>
          <w:shd w:val="clear" w:color="auto" w:fill="FFFFFF"/>
        </w:rPr>
        <w:t xml:space="preserve"> a temperatura, pois como já visto pode alterar diversos fatores, e atualmente o mercado é </w:t>
      </w:r>
      <w:r w:rsidR="00302D29">
        <w:rPr>
          <w:sz w:val="21"/>
          <w:szCs w:val="21"/>
          <w:shd w:val="clear" w:color="auto" w:fill="FFFFFF"/>
        </w:rPr>
        <w:t xml:space="preserve">amplamente qualificado, para se manter na liderança </w:t>
      </w:r>
      <w:r w:rsidR="00DF0DFB">
        <w:rPr>
          <w:sz w:val="21"/>
          <w:szCs w:val="21"/>
          <w:shd w:val="clear" w:color="auto" w:fill="FFFFFF"/>
        </w:rPr>
        <w:t>e sucesso se devem manter uma boa apresentação de seu conteúdo.</w:t>
      </w:r>
      <w:r w:rsidR="00845E04">
        <w:rPr>
          <w:sz w:val="21"/>
          <w:szCs w:val="21"/>
          <w:shd w:val="clear" w:color="auto" w:fill="FFFFFF"/>
        </w:rPr>
        <w:t xml:space="preserve"> Sabor e aparência é essencial para o mercado atualmente</w:t>
      </w:r>
      <w:r w:rsidR="00E315C6">
        <w:rPr>
          <w:sz w:val="21"/>
          <w:szCs w:val="21"/>
          <w:shd w:val="clear" w:color="auto" w:fill="FFFFFF"/>
        </w:rPr>
        <w:t>, a qualidade é importante, mas não só isso o preço caminha junt</w:t>
      </w:r>
      <w:r w:rsidR="00A37EFE">
        <w:rPr>
          <w:sz w:val="21"/>
          <w:szCs w:val="21"/>
          <w:shd w:val="clear" w:color="auto" w:fill="FFFFFF"/>
        </w:rPr>
        <w:t xml:space="preserve">o para atender ao bolso de todos. </w:t>
      </w:r>
      <w:r w:rsidR="0069397C">
        <w:rPr>
          <w:sz w:val="21"/>
          <w:szCs w:val="21"/>
          <w:shd w:val="clear" w:color="auto" w:fill="FFFFFF"/>
        </w:rPr>
        <w:t>X1</w:t>
      </w:r>
    </w:p>
    <w:p w14:paraId="098C972C" w14:textId="2A9C3261" w:rsidR="364BB3CB" w:rsidRDefault="364BB3CB" w:rsidP="364BB3CB">
      <w:pPr>
        <w:rPr>
          <w:sz w:val="21"/>
          <w:szCs w:val="21"/>
        </w:rPr>
      </w:pPr>
    </w:p>
    <w:p w14:paraId="1AE664E5" w14:textId="603F3D90" w:rsidR="008B4BBB" w:rsidRDefault="00300059" w:rsidP="008B4BBB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Shimeji Salmão</w:t>
      </w:r>
      <w:r w:rsidR="00057639">
        <w:rPr>
          <w:shd w:val="clear" w:color="auto" w:fill="FFFFFF"/>
        </w:rPr>
        <w:t xml:space="preserve">, </w:t>
      </w:r>
      <w:r w:rsidR="00057639">
        <w:rPr>
          <w:shd w:val="clear" w:color="auto" w:fill="FFFFFF"/>
        </w:rPr>
        <w:t>Branco</w:t>
      </w:r>
      <w:r>
        <w:rPr>
          <w:shd w:val="clear" w:color="auto" w:fill="FFFFFF"/>
        </w:rPr>
        <w:t xml:space="preserve"> e </w:t>
      </w:r>
      <w:r w:rsidR="00057639">
        <w:rPr>
          <w:shd w:val="clear" w:color="auto" w:fill="FFFFFF"/>
        </w:rPr>
        <w:t>Amarelo</w:t>
      </w:r>
    </w:p>
    <w:p w14:paraId="362B4C55" w14:textId="77777777" w:rsidR="006C3B4E" w:rsidRDefault="009D76D9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</w:t>
      </w:r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onhecido como Shimeji Rosa, Ostra Rosa ou Cogumelo Salmão, o </w:t>
      </w:r>
      <w:proofErr w:type="spellStart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djamor</w:t>
      </w:r>
      <w:proofErr w:type="spellEnd"/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 é a espécie de cogumelo mais fácil e barata de cultivar. Essa espécie, que é mais indicada para climas quentes, se alimenta de uma grande variedade de substratos como palhas, bagaços e resíduos da produção agrícola</w:t>
      </w:r>
      <w:r w:rsidR="006E6258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 </w:t>
      </w:r>
      <w:proofErr w:type="spellStart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djamor</w:t>
      </w:r>
      <w:proofErr w:type="spellEnd"/>
      <w:r w:rsidR="006C3B4E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Possuem muitas vitaminas e minerais, como vitamina C, vitamina B, ácido fólico, potássio, além de diversos compostos com propriedades medicinais como por exemplo a </w:t>
      </w:r>
      <w:proofErr w:type="spellStart"/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lovastatina</w:t>
      </w:r>
      <w:proofErr w:type="spellEnd"/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(reduz o colesterol do sangue).</w:t>
      </w:r>
    </w:p>
    <w:p w14:paraId="27AC674C" w14:textId="787077C3" w:rsidR="006C3B4E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804E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DAF7817" wp14:editId="1F9ED4C3">
            <wp:extent cx="5400040" cy="1576705"/>
            <wp:effectExtent l="0" t="0" r="0" b="4445"/>
            <wp:docPr id="14483632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32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459" w14:textId="7A7434A6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vulgarmente conhecido no Brasil com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Shimeji Branco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</w:t>
      </w:r>
      <w:proofErr w:type="spellStart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Hiratake</w:t>
      </w:r>
      <w:proofErr w:type="spellEnd"/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ou cogumelo Ostra Branco, é um dos cogumelos mais consumidos no Brasil, podendo ser encontrado naturalmente em troncos de árvores mortas pelo mundo todo.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Barata e fácil de cultivar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essa espécie é indicada para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cultivadores iniciantes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  <w:r w:rsidR="002E38E2" w:rsidRPr="002E38E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os </w:t>
      </w:r>
      <w:proofErr w:type="spellStart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 São decompositores de madeira e crescem em uma enorme variedade de substratos, desde serragem até resíduos agrícolas, como palhas e bagaços.</w:t>
      </w:r>
      <w:r w:rsidR="00FC4D40" w:rsidRPr="00FC4D4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Os </w:t>
      </w:r>
      <w:proofErr w:type="spellStart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ostreatus</w:t>
      </w:r>
      <w:proofErr w:type="spellEnd"/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podem ser facilmente usados em programas sociais de redução da fome em locais de baixa renda em áreas rurais</w:t>
      </w:r>
      <w:r w:rsidR="00442E1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Após a produção dos cogumelos, o composto velho pode ser utilizado como suplemento alimentar para porcos, vacas e galinhas, além de poder ser usado substrato rico em nutrientes para hortas e pomares, contendo também uma poderosa substância </w:t>
      </w:r>
      <w:proofErr w:type="spellStart"/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anti</w:t>
      </w:r>
      <w:proofErr w:type="spellEnd"/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nematoide natural.</w:t>
      </w:r>
    </w:p>
    <w:p w14:paraId="6B2CCEDD" w14:textId="77777777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CE92FFE" w14:textId="58E2F026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523C995" wp14:editId="18F92290">
            <wp:extent cx="5400040" cy="1578610"/>
            <wp:effectExtent l="0" t="0" r="0" b="2540"/>
            <wp:docPr id="800123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31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02B" w14:textId="77777777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D20C264" w14:textId="2C272542" w:rsidR="00AA67AC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</w:t>
      </w:r>
      <w:r w:rsid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</w:t>
      </w:r>
      <w:proofErr w:type="spellEnd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 </w:t>
      </w:r>
      <w:proofErr w:type="spellStart"/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citrinopileat</w:t>
      </w:r>
      <w:proofErr w:type="spellEnd"/>
      <w:r w:rsidR="00DE0D6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="00DE0D67" w:rsidRP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mais conhecido como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shimeji Amarelo</w:t>
      </w:r>
      <w:r w:rsidR="00853F31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853F31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 tonalidade e intensidade da coloração está ligada com a intensidade luminosa do local de frutificação, e é um atrativo nas prateleiras dos mercados, apesar de sua fragilidade e baixo tempo de prateleira.</w:t>
      </w:r>
      <w:r w:rsidR="00782E9E" w:rsidRPr="00782E9E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782E9E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Essa espécie de cogumelo é encontrada nas matas de várias partes do mundo, como Rússia, China, América do Norte, América do Sul, e outros.</w:t>
      </w:r>
      <w:r w:rsidR="00632D67" w:rsidRPr="00632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632D67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Possui cheiro adstringente, amendoado e as vezes parecido com peixe</w:t>
      </w:r>
      <w:r w:rsidR="00600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muito usado na cozinha, </w:t>
      </w:r>
      <w:r w:rsidR="00F24B0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utilizado de maneiras versáteis. </w:t>
      </w:r>
    </w:p>
    <w:p w14:paraId="5B55FBE6" w14:textId="0CAD8199" w:rsidR="00FB0F3E" w:rsidRDefault="00FB0F3E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C0FCB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7751724A" wp14:editId="0A9A8B6E">
            <wp:extent cx="5400040" cy="1636395"/>
            <wp:effectExtent l="0" t="0" r="0" b="1905"/>
            <wp:docPr id="150538502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502" name="Imagem 2" descr="Tabel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4DAE" w14:textId="5F5217BD" w:rsidR="003F78C2" w:rsidRDefault="003F78C2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42DCC677" w14:textId="77777777" w:rsidR="008B4BBB" w:rsidRPr="008B4BBB" w:rsidRDefault="008B4BBB" w:rsidP="008B4BBB"/>
    <w:p w14:paraId="35F4620F" w14:textId="77777777" w:rsidR="00F63297" w:rsidRDefault="00F63297" w:rsidP="00ED494E">
      <w:pPr>
        <w:ind w:firstLine="708"/>
      </w:pPr>
    </w:p>
    <w:p w14:paraId="795F517A" w14:textId="77777777" w:rsidR="00F63297" w:rsidRDefault="00F63297" w:rsidP="00ED494E">
      <w:pPr>
        <w:ind w:firstLine="708"/>
      </w:pPr>
    </w:p>
    <w:p w14:paraId="3444A241" w14:textId="77777777" w:rsidR="00F63297" w:rsidRDefault="00F63297" w:rsidP="00ED494E">
      <w:pPr>
        <w:ind w:firstLine="708"/>
      </w:pPr>
    </w:p>
    <w:p w14:paraId="1B60C035" w14:textId="77777777" w:rsidR="00ED494E" w:rsidRDefault="00ED494E" w:rsidP="00951C94">
      <w:pPr>
        <w:ind w:firstLine="708"/>
      </w:pPr>
    </w:p>
    <w:p w14:paraId="64999A1D" w14:textId="77777777" w:rsidR="00951C94" w:rsidRDefault="00951C94" w:rsidP="00260A1D">
      <w:pPr>
        <w:ind w:firstLine="708"/>
      </w:pPr>
    </w:p>
    <w:p w14:paraId="54BD59EB" w14:textId="77777777" w:rsidR="00851C27" w:rsidRPr="00851C27" w:rsidRDefault="00851C27" w:rsidP="00851C27"/>
    <w:p w14:paraId="22FD1213" w14:textId="6C08DF81" w:rsidR="364BB3CB" w:rsidRDefault="364BB3CB"/>
    <w:p w14:paraId="46154FE5" w14:textId="42AB414D" w:rsidR="364BB3CB" w:rsidRDefault="364BB3CB"/>
    <w:p w14:paraId="06C4F837" w14:textId="214459B1" w:rsidR="364BB3CB" w:rsidRDefault="364BB3CB"/>
    <w:p w14:paraId="4D1AFBD8" w14:textId="42DB2F85" w:rsidR="59E4B722" w:rsidRDefault="59E4B722" w:rsidP="775C6A7C">
      <w:pPr>
        <w:pStyle w:val="Ttulo1"/>
      </w:pPr>
      <w:r>
        <w:t>Objetivo</w:t>
      </w:r>
    </w:p>
    <w:p w14:paraId="436064D6" w14:textId="490A5B5A" w:rsidR="684DCCCD" w:rsidRDefault="684DCCCD" w:rsidP="775C6A7C">
      <w:pPr>
        <w:pStyle w:val="PargrafodaLista"/>
        <w:numPr>
          <w:ilvl w:val="0"/>
          <w:numId w:val="9"/>
        </w:numPr>
      </w:pPr>
      <w:r w:rsidRPr="775C6A7C">
        <w:t>Implementar sensores de temperatura e umidade nas estudas de cogumelos;</w:t>
      </w:r>
    </w:p>
    <w:p w14:paraId="2C17F259" w14:textId="540D1F18" w:rsidR="1DF890FC" w:rsidRDefault="1DF890FC" w:rsidP="775C6A7C">
      <w:pPr>
        <w:pStyle w:val="PargrafodaLista"/>
        <w:numPr>
          <w:ilvl w:val="0"/>
          <w:numId w:val="9"/>
        </w:numPr>
      </w:pPr>
      <w:r w:rsidRPr="775C6A7C">
        <w:t>Captar</w:t>
      </w:r>
      <w:r w:rsidR="6F670F82" w:rsidRPr="775C6A7C">
        <w:t>, através de sensores, dados de</w:t>
      </w:r>
      <w:r w:rsidRPr="775C6A7C">
        <w:t xml:space="preserve"> temperatura e umidade do ar das estufas de cogumelos</w:t>
      </w:r>
      <w:r w:rsidR="434097AF" w:rsidRPr="775C6A7C">
        <w:t>;</w:t>
      </w:r>
    </w:p>
    <w:p w14:paraId="5499E7AE" w14:textId="23D69114" w:rsidR="26ED8A22" w:rsidRDefault="26ED8A22" w:rsidP="775C6A7C">
      <w:pPr>
        <w:pStyle w:val="PargrafodaLista"/>
        <w:numPr>
          <w:ilvl w:val="0"/>
          <w:numId w:val="9"/>
        </w:numPr>
      </w:pPr>
      <w:r w:rsidRPr="775C6A7C">
        <w:t xml:space="preserve">Armazenar os dados </w:t>
      </w:r>
      <w:r w:rsidR="0092EA97" w:rsidRPr="775C6A7C">
        <w:t>captados</w:t>
      </w:r>
      <w:r w:rsidRPr="775C6A7C">
        <w:t xml:space="preserve"> em um sistema de banco de dados;</w:t>
      </w:r>
    </w:p>
    <w:p w14:paraId="5B108800" w14:textId="503886A7" w:rsidR="0678F76F" w:rsidRDefault="0678F76F" w:rsidP="775C6A7C">
      <w:pPr>
        <w:pStyle w:val="PargrafodaLista"/>
        <w:numPr>
          <w:ilvl w:val="0"/>
          <w:numId w:val="9"/>
        </w:numPr>
      </w:pPr>
      <w:r w:rsidRPr="775C6A7C">
        <w:lastRenderedPageBreak/>
        <w:t>Desenvolver e impl</w:t>
      </w:r>
      <w:r w:rsidR="4B0A9CE2" w:rsidRPr="775C6A7C">
        <w:t>ementar</w:t>
      </w:r>
      <w:r w:rsidR="35112EFC" w:rsidRPr="775C6A7C">
        <w:t xml:space="preserve"> um sistema </w:t>
      </w:r>
      <w:r w:rsidR="7BB88A4E" w:rsidRPr="775C6A7C">
        <w:t xml:space="preserve">Web </w:t>
      </w:r>
      <w:r w:rsidR="35112EFC" w:rsidRPr="775C6A7C">
        <w:t>que acesse o banco de dados</w:t>
      </w:r>
      <w:r w:rsidRPr="775C6A7C">
        <w:t>;</w:t>
      </w:r>
    </w:p>
    <w:p w14:paraId="41A81B4E" w14:textId="593E5315" w:rsidR="775C6A7C" w:rsidRDefault="775C6A7C" w:rsidP="775C6A7C">
      <w:pPr>
        <w:pStyle w:val="PargrafodaLista"/>
        <w:numPr>
          <w:ilvl w:val="0"/>
          <w:numId w:val="9"/>
        </w:numPr>
      </w:pPr>
    </w:p>
    <w:p w14:paraId="18660AD6" w14:textId="22C8E895" w:rsidR="08908A35" w:rsidRDefault="08908A35" w:rsidP="775C6A7C">
      <w:pPr>
        <w:pStyle w:val="Ttulo2"/>
      </w:pPr>
      <w:r>
        <w:t>Premissas</w:t>
      </w:r>
    </w:p>
    <w:p w14:paraId="7C3E1AD5" w14:textId="230C7FFF" w:rsidR="4AAD39C3" w:rsidRDefault="4AAD39C3" w:rsidP="775C6A7C">
      <w:pPr>
        <w:pStyle w:val="Ttulo2"/>
      </w:pPr>
      <w:r>
        <w:t>Macro cronograma</w:t>
      </w:r>
    </w:p>
    <w:p w14:paraId="5210B27B" w14:textId="71E4E580" w:rsidR="775C6A7C" w:rsidRDefault="775C6A7C" w:rsidP="775C6A7C">
      <w:pPr>
        <w:rPr>
          <w:sz w:val="28"/>
          <w:szCs w:val="28"/>
        </w:rPr>
      </w:pPr>
    </w:p>
    <w:p w14:paraId="2EEBA654" w14:textId="3F378CA0" w:rsidR="7024A358" w:rsidRDefault="7024A358">
      <w:r>
        <w:rPr>
          <w:noProof/>
        </w:rPr>
        <w:drawing>
          <wp:inline distT="0" distB="0" distL="0" distR="0" wp14:anchorId="6340CD8F" wp14:editId="3DD69666">
            <wp:extent cx="6638924" cy="3324225"/>
            <wp:effectExtent l="0" t="0" r="0" b="0"/>
            <wp:docPr id="1358579759" name="Imagem 1358579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644" w14:textId="3F126C45" w:rsidR="364BB3CB" w:rsidRDefault="364BB3CB" w:rsidP="364BB3CB">
      <w:pPr>
        <w:rPr>
          <w:sz w:val="28"/>
          <w:szCs w:val="28"/>
        </w:rPr>
      </w:pPr>
    </w:p>
    <w:p w14:paraId="1DF28EE7" w14:textId="530A1FB7" w:rsidR="00851C27" w:rsidRPr="00851C27" w:rsidRDefault="00851C27" w:rsidP="364BB3CB">
      <w:pPr>
        <w:pStyle w:val="PargrafodaLista"/>
        <w:numPr>
          <w:ilvl w:val="0"/>
          <w:numId w:val="8"/>
        </w:numPr>
      </w:pPr>
    </w:p>
    <w:sectPr w:rsidR="00851C27" w:rsidRPr="00851C27" w:rsidSect="0062599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C6AFCE" w14:textId="77777777" w:rsidR="00B347BC" w:rsidRDefault="00B347BC" w:rsidP="0062599B">
      <w:pPr>
        <w:spacing w:after="0" w:line="240" w:lineRule="auto"/>
      </w:pPr>
      <w:r>
        <w:separator/>
      </w:r>
    </w:p>
  </w:endnote>
  <w:endnote w:type="continuationSeparator" w:id="0">
    <w:p w14:paraId="23B9A97E" w14:textId="77777777" w:rsidR="00B347BC" w:rsidRDefault="00B347BC" w:rsidP="0062599B">
      <w:pPr>
        <w:spacing w:after="0" w:line="240" w:lineRule="auto"/>
      </w:pPr>
      <w:r>
        <w:continuationSeparator/>
      </w:r>
    </w:p>
  </w:endnote>
  <w:endnote w:type="continuationNotice" w:id="1">
    <w:p w14:paraId="5E295909" w14:textId="77777777" w:rsidR="00B347BC" w:rsidRDefault="00B347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orum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EE46EE" w14:textId="77777777" w:rsidR="00B347BC" w:rsidRDefault="00B347BC" w:rsidP="0062599B">
      <w:pPr>
        <w:spacing w:after="0" w:line="240" w:lineRule="auto"/>
      </w:pPr>
      <w:r>
        <w:separator/>
      </w:r>
    </w:p>
  </w:footnote>
  <w:footnote w:type="continuationSeparator" w:id="0">
    <w:p w14:paraId="2720A017" w14:textId="77777777" w:rsidR="00B347BC" w:rsidRDefault="00B347BC" w:rsidP="0062599B">
      <w:pPr>
        <w:spacing w:after="0" w:line="240" w:lineRule="auto"/>
      </w:pPr>
      <w:r>
        <w:continuationSeparator/>
      </w:r>
    </w:p>
  </w:footnote>
  <w:footnote w:type="continuationNotice" w:id="1">
    <w:p w14:paraId="06E0B00D" w14:textId="77777777" w:rsidR="00B347BC" w:rsidRDefault="00B347BC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Hvxt3eFm3Fkex" int2:id="Bs28tCwr">
      <int2:state int2:value="Rejected" int2:type="AugLoop_Text_Critique"/>
    </int2:textHash>
    <int2:textHash int2:hashCode="2oqlUHOFjVxwRE" int2:id="MoW6OLKZ">
      <int2:state int2:value="Rejected" int2:type="AugLoop_Text_Critique"/>
    </int2:textHash>
    <int2:textHash int2:hashCode="OeS5M9W0Hwai1g" int2:id="Q00obJxN">
      <int2:state int2:value="Rejected" int2:type="AugLoop_Text_Critique"/>
    </int2:textHash>
    <int2:textHash int2:hashCode="z/pQoyyxOiQNcF" int2:id="ZzznKLF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90098"/>
    <w:multiLevelType w:val="hybridMultilevel"/>
    <w:tmpl w:val="0CD25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A5A50"/>
    <w:multiLevelType w:val="multilevel"/>
    <w:tmpl w:val="ECAE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47E33E"/>
    <w:multiLevelType w:val="hybridMultilevel"/>
    <w:tmpl w:val="95A431C0"/>
    <w:lvl w:ilvl="0" w:tplc="DA06D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9E3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4C3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4B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40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22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D48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20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6C12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14B15"/>
    <w:multiLevelType w:val="hybridMultilevel"/>
    <w:tmpl w:val="FFFFFFFF"/>
    <w:lvl w:ilvl="0" w:tplc="726AE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F28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DCE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4C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6AA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0C3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200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EE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229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639834">
    <w:abstractNumId w:val="0"/>
  </w:num>
  <w:num w:numId="2" w16cid:durableId="1697852228">
    <w:abstractNumId w:val="1"/>
    <w:lvlOverride w:ilvl="0">
      <w:startOverride w:val="1"/>
    </w:lvlOverride>
  </w:num>
  <w:num w:numId="3" w16cid:durableId="1078088353">
    <w:abstractNumId w:val="1"/>
    <w:lvlOverride w:ilvl="0">
      <w:startOverride w:val="2"/>
    </w:lvlOverride>
  </w:num>
  <w:num w:numId="4" w16cid:durableId="1727490484">
    <w:abstractNumId w:val="1"/>
    <w:lvlOverride w:ilvl="0">
      <w:startOverride w:val="3"/>
    </w:lvlOverride>
  </w:num>
  <w:num w:numId="5" w16cid:durableId="1416895581">
    <w:abstractNumId w:val="1"/>
    <w:lvlOverride w:ilvl="0">
      <w:startOverride w:val="4"/>
    </w:lvlOverride>
  </w:num>
  <w:num w:numId="6" w16cid:durableId="20790597">
    <w:abstractNumId w:val="1"/>
    <w:lvlOverride w:ilvl="0">
      <w:startOverride w:val="5"/>
    </w:lvlOverride>
  </w:num>
  <w:num w:numId="7" w16cid:durableId="501045690">
    <w:abstractNumId w:val="1"/>
    <w:lvlOverride w:ilvl="0">
      <w:startOverride w:val="6"/>
    </w:lvlOverride>
  </w:num>
  <w:num w:numId="8" w16cid:durableId="739139880">
    <w:abstractNumId w:val="3"/>
  </w:num>
  <w:num w:numId="9" w16cid:durableId="1316300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9B"/>
    <w:rsid w:val="00004BC7"/>
    <w:rsid w:val="00004EEF"/>
    <w:rsid w:val="00006EC6"/>
    <w:rsid w:val="00012E1F"/>
    <w:rsid w:val="000156DD"/>
    <w:rsid w:val="00015A11"/>
    <w:rsid w:val="00016150"/>
    <w:rsid w:val="00016598"/>
    <w:rsid w:val="000177B9"/>
    <w:rsid w:val="00017EBB"/>
    <w:rsid w:val="0002024C"/>
    <w:rsid w:val="000230E0"/>
    <w:rsid w:val="0002440E"/>
    <w:rsid w:val="00025A3E"/>
    <w:rsid w:val="00030E30"/>
    <w:rsid w:val="000317F0"/>
    <w:rsid w:val="00035A61"/>
    <w:rsid w:val="000426A9"/>
    <w:rsid w:val="00043B1D"/>
    <w:rsid w:val="000449F7"/>
    <w:rsid w:val="000510AA"/>
    <w:rsid w:val="00057639"/>
    <w:rsid w:val="00060A0F"/>
    <w:rsid w:val="00061900"/>
    <w:rsid w:val="00063684"/>
    <w:rsid w:val="000640E2"/>
    <w:rsid w:val="00064737"/>
    <w:rsid w:val="000663C4"/>
    <w:rsid w:val="0007183E"/>
    <w:rsid w:val="00082719"/>
    <w:rsid w:val="00082B71"/>
    <w:rsid w:val="00090B13"/>
    <w:rsid w:val="000914B2"/>
    <w:rsid w:val="00092F09"/>
    <w:rsid w:val="000979ED"/>
    <w:rsid w:val="0009C0E2"/>
    <w:rsid w:val="000A1C58"/>
    <w:rsid w:val="000A6636"/>
    <w:rsid w:val="000B06D7"/>
    <w:rsid w:val="000B13BC"/>
    <w:rsid w:val="000B1833"/>
    <w:rsid w:val="000C0276"/>
    <w:rsid w:val="000C1012"/>
    <w:rsid w:val="000C2F7E"/>
    <w:rsid w:val="000D188E"/>
    <w:rsid w:val="000D193E"/>
    <w:rsid w:val="000D2952"/>
    <w:rsid w:val="000D2C10"/>
    <w:rsid w:val="000D3335"/>
    <w:rsid w:val="000E29D6"/>
    <w:rsid w:val="000E2AD8"/>
    <w:rsid w:val="000E6902"/>
    <w:rsid w:val="000E69DB"/>
    <w:rsid w:val="000E6BDD"/>
    <w:rsid w:val="000F22F5"/>
    <w:rsid w:val="0010179C"/>
    <w:rsid w:val="0010207B"/>
    <w:rsid w:val="001027CD"/>
    <w:rsid w:val="0010505E"/>
    <w:rsid w:val="0011188D"/>
    <w:rsid w:val="001164E2"/>
    <w:rsid w:val="00116D75"/>
    <w:rsid w:val="00117E9A"/>
    <w:rsid w:val="00122157"/>
    <w:rsid w:val="00122277"/>
    <w:rsid w:val="00123361"/>
    <w:rsid w:val="001264A5"/>
    <w:rsid w:val="001264BB"/>
    <w:rsid w:val="00132296"/>
    <w:rsid w:val="001357A3"/>
    <w:rsid w:val="00146D64"/>
    <w:rsid w:val="00152402"/>
    <w:rsid w:val="00153371"/>
    <w:rsid w:val="00155D24"/>
    <w:rsid w:val="00160DD1"/>
    <w:rsid w:val="0016335C"/>
    <w:rsid w:val="00163CD2"/>
    <w:rsid w:val="001677AA"/>
    <w:rsid w:val="00174936"/>
    <w:rsid w:val="00182A6B"/>
    <w:rsid w:val="0018579B"/>
    <w:rsid w:val="001878F2"/>
    <w:rsid w:val="00187B58"/>
    <w:rsid w:val="00190AA4"/>
    <w:rsid w:val="0019292A"/>
    <w:rsid w:val="001A6029"/>
    <w:rsid w:val="001A68B4"/>
    <w:rsid w:val="001B27FC"/>
    <w:rsid w:val="001B4F49"/>
    <w:rsid w:val="001B7041"/>
    <w:rsid w:val="001C10F4"/>
    <w:rsid w:val="001C310A"/>
    <w:rsid w:val="001C481F"/>
    <w:rsid w:val="001C754B"/>
    <w:rsid w:val="001D09A9"/>
    <w:rsid w:val="001D1263"/>
    <w:rsid w:val="001D4D39"/>
    <w:rsid w:val="001D73DD"/>
    <w:rsid w:val="001E3207"/>
    <w:rsid w:val="001E3290"/>
    <w:rsid w:val="001E47DF"/>
    <w:rsid w:val="001E5C89"/>
    <w:rsid w:val="001E6BF2"/>
    <w:rsid w:val="001F0A55"/>
    <w:rsid w:val="001F40A1"/>
    <w:rsid w:val="001F4DDB"/>
    <w:rsid w:val="00200A38"/>
    <w:rsid w:val="0020150F"/>
    <w:rsid w:val="0020422C"/>
    <w:rsid w:val="00207485"/>
    <w:rsid w:val="00223612"/>
    <w:rsid w:val="0022549F"/>
    <w:rsid w:val="00225D75"/>
    <w:rsid w:val="00227937"/>
    <w:rsid w:val="0023128A"/>
    <w:rsid w:val="00231C32"/>
    <w:rsid w:val="00234876"/>
    <w:rsid w:val="002359EB"/>
    <w:rsid w:val="00236C4D"/>
    <w:rsid w:val="00237CBC"/>
    <w:rsid w:val="00241B61"/>
    <w:rsid w:val="00243C44"/>
    <w:rsid w:val="00245714"/>
    <w:rsid w:val="002469C0"/>
    <w:rsid w:val="00253FA9"/>
    <w:rsid w:val="002548D1"/>
    <w:rsid w:val="00255E9C"/>
    <w:rsid w:val="00256BA9"/>
    <w:rsid w:val="00260A1D"/>
    <w:rsid w:val="002634FD"/>
    <w:rsid w:val="00266D66"/>
    <w:rsid w:val="0027321A"/>
    <w:rsid w:val="00273ED7"/>
    <w:rsid w:val="00275362"/>
    <w:rsid w:val="0027645F"/>
    <w:rsid w:val="002809B2"/>
    <w:rsid w:val="00281BD9"/>
    <w:rsid w:val="0028283F"/>
    <w:rsid w:val="002833EA"/>
    <w:rsid w:val="0028446F"/>
    <w:rsid w:val="00291CEC"/>
    <w:rsid w:val="00291EBC"/>
    <w:rsid w:val="002928BC"/>
    <w:rsid w:val="0029533C"/>
    <w:rsid w:val="002972BC"/>
    <w:rsid w:val="0029782E"/>
    <w:rsid w:val="002A3BCD"/>
    <w:rsid w:val="002A464A"/>
    <w:rsid w:val="002A664E"/>
    <w:rsid w:val="002B0F85"/>
    <w:rsid w:val="002B2BF6"/>
    <w:rsid w:val="002B65B2"/>
    <w:rsid w:val="002C620B"/>
    <w:rsid w:val="002C7214"/>
    <w:rsid w:val="002D3B32"/>
    <w:rsid w:val="002D733C"/>
    <w:rsid w:val="002D78DD"/>
    <w:rsid w:val="002E1FD4"/>
    <w:rsid w:val="002E38E2"/>
    <w:rsid w:val="002E3D1F"/>
    <w:rsid w:val="002E47CD"/>
    <w:rsid w:val="002E6F75"/>
    <w:rsid w:val="002E71C8"/>
    <w:rsid w:val="002F30D2"/>
    <w:rsid w:val="00300059"/>
    <w:rsid w:val="003021CB"/>
    <w:rsid w:val="003028C2"/>
    <w:rsid w:val="00302D29"/>
    <w:rsid w:val="00305245"/>
    <w:rsid w:val="00306368"/>
    <w:rsid w:val="003067AC"/>
    <w:rsid w:val="003071D0"/>
    <w:rsid w:val="00313308"/>
    <w:rsid w:val="00313F17"/>
    <w:rsid w:val="00317CE9"/>
    <w:rsid w:val="003208A5"/>
    <w:rsid w:val="00320B48"/>
    <w:rsid w:val="0032146F"/>
    <w:rsid w:val="00322E1E"/>
    <w:rsid w:val="003267B4"/>
    <w:rsid w:val="00330474"/>
    <w:rsid w:val="003443FB"/>
    <w:rsid w:val="00346EDE"/>
    <w:rsid w:val="00356F9F"/>
    <w:rsid w:val="003607BC"/>
    <w:rsid w:val="00361F91"/>
    <w:rsid w:val="00364A8B"/>
    <w:rsid w:val="0036668F"/>
    <w:rsid w:val="0036785F"/>
    <w:rsid w:val="00371937"/>
    <w:rsid w:val="00372139"/>
    <w:rsid w:val="0037309B"/>
    <w:rsid w:val="003873BE"/>
    <w:rsid w:val="00390EC3"/>
    <w:rsid w:val="00391739"/>
    <w:rsid w:val="003931BC"/>
    <w:rsid w:val="00394774"/>
    <w:rsid w:val="003966EE"/>
    <w:rsid w:val="003A00E0"/>
    <w:rsid w:val="003A2500"/>
    <w:rsid w:val="003A67D4"/>
    <w:rsid w:val="003C0369"/>
    <w:rsid w:val="003C10A1"/>
    <w:rsid w:val="003C1677"/>
    <w:rsid w:val="003D0B68"/>
    <w:rsid w:val="003D4A3C"/>
    <w:rsid w:val="003E05CE"/>
    <w:rsid w:val="003E39BD"/>
    <w:rsid w:val="003E5DF7"/>
    <w:rsid w:val="003F0217"/>
    <w:rsid w:val="003F0750"/>
    <w:rsid w:val="003F7488"/>
    <w:rsid w:val="003F78C2"/>
    <w:rsid w:val="00415B5F"/>
    <w:rsid w:val="004163CF"/>
    <w:rsid w:val="00420827"/>
    <w:rsid w:val="004216E8"/>
    <w:rsid w:val="004217CD"/>
    <w:rsid w:val="0042307E"/>
    <w:rsid w:val="00424045"/>
    <w:rsid w:val="004268FD"/>
    <w:rsid w:val="00435756"/>
    <w:rsid w:val="00441919"/>
    <w:rsid w:val="00441B9E"/>
    <w:rsid w:val="00442702"/>
    <w:rsid w:val="004428A3"/>
    <w:rsid w:val="00442E12"/>
    <w:rsid w:val="00445918"/>
    <w:rsid w:val="00445E8F"/>
    <w:rsid w:val="00455248"/>
    <w:rsid w:val="00455A28"/>
    <w:rsid w:val="00456B2F"/>
    <w:rsid w:val="00460B7E"/>
    <w:rsid w:val="00462F52"/>
    <w:rsid w:val="004779C4"/>
    <w:rsid w:val="00483DE3"/>
    <w:rsid w:val="00485CF0"/>
    <w:rsid w:val="00486521"/>
    <w:rsid w:val="00486B23"/>
    <w:rsid w:val="00490E3C"/>
    <w:rsid w:val="00492A01"/>
    <w:rsid w:val="0049371D"/>
    <w:rsid w:val="00497321"/>
    <w:rsid w:val="004A6A53"/>
    <w:rsid w:val="004B09ED"/>
    <w:rsid w:val="004B10A5"/>
    <w:rsid w:val="004B2B4D"/>
    <w:rsid w:val="004C25EE"/>
    <w:rsid w:val="004C4142"/>
    <w:rsid w:val="004C7BF8"/>
    <w:rsid w:val="004D268E"/>
    <w:rsid w:val="004D3A8F"/>
    <w:rsid w:val="004D3E07"/>
    <w:rsid w:val="004D4BDB"/>
    <w:rsid w:val="004D6DC8"/>
    <w:rsid w:val="004D72A1"/>
    <w:rsid w:val="004E2847"/>
    <w:rsid w:val="004F4CD0"/>
    <w:rsid w:val="005029FD"/>
    <w:rsid w:val="00503C70"/>
    <w:rsid w:val="005072A1"/>
    <w:rsid w:val="00507C51"/>
    <w:rsid w:val="00512372"/>
    <w:rsid w:val="00520CC8"/>
    <w:rsid w:val="00522EE6"/>
    <w:rsid w:val="00523717"/>
    <w:rsid w:val="005240F4"/>
    <w:rsid w:val="00524CF1"/>
    <w:rsid w:val="005260E8"/>
    <w:rsid w:val="00532F70"/>
    <w:rsid w:val="00535DF8"/>
    <w:rsid w:val="005374AA"/>
    <w:rsid w:val="005421EA"/>
    <w:rsid w:val="005459C6"/>
    <w:rsid w:val="00547AED"/>
    <w:rsid w:val="005507EE"/>
    <w:rsid w:val="00552721"/>
    <w:rsid w:val="005529BA"/>
    <w:rsid w:val="00552E06"/>
    <w:rsid w:val="00553606"/>
    <w:rsid w:val="0055633B"/>
    <w:rsid w:val="00557F8E"/>
    <w:rsid w:val="00560024"/>
    <w:rsid w:val="0056017A"/>
    <w:rsid w:val="005621FA"/>
    <w:rsid w:val="00566C80"/>
    <w:rsid w:val="00572258"/>
    <w:rsid w:val="00574FB3"/>
    <w:rsid w:val="00575011"/>
    <w:rsid w:val="00580923"/>
    <w:rsid w:val="00585792"/>
    <w:rsid w:val="00585C38"/>
    <w:rsid w:val="0058697D"/>
    <w:rsid w:val="005877FA"/>
    <w:rsid w:val="0059148E"/>
    <w:rsid w:val="00594A01"/>
    <w:rsid w:val="00595577"/>
    <w:rsid w:val="005A2B3E"/>
    <w:rsid w:val="005A2E81"/>
    <w:rsid w:val="005B32C2"/>
    <w:rsid w:val="005B4088"/>
    <w:rsid w:val="005B6811"/>
    <w:rsid w:val="005B6F2D"/>
    <w:rsid w:val="005B7439"/>
    <w:rsid w:val="005C1C61"/>
    <w:rsid w:val="005C2167"/>
    <w:rsid w:val="005C3532"/>
    <w:rsid w:val="005C3FD6"/>
    <w:rsid w:val="005C4A64"/>
    <w:rsid w:val="005C53ED"/>
    <w:rsid w:val="005C7E9B"/>
    <w:rsid w:val="005D5A3C"/>
    <w:rsid w:val="005D6FF4"/>
    <w:rsid w:val="005E1BBB"/>
    <w:rsid w:val="005E6773"/>
    <w:rsid w:val="005F3E19"/>
    <w:rsid w:val="005F434D"/>
    <w:rsid w:val="005F6213"/>
    <w:rsid w:val="006000D8"/>
    <w:rsid w:val="00600208"/>
    <w:rsid w:val="0060101C"/>
    <w:rsid w:val="00606DF4"/>
    <w:rsid w:val="00611AC0"/>
    <w:rsid w:val="00614181"/>
    <w:rsid w:val="00615038"/>
    <w:rsid w:val="00616AF8"/>
    <w:rsid w:val="006227AC"/>
    <w:rsid w:val="0062599B"/>
    <w:rsid w:val="006302B4"/>
    <w:rsid w:val="00632BD9"/>
    <w:rsid w:val="00632D67"/>
    <w:rsid w:val="00642DDF"/>
    <w:rsid w:val="00647394"/>
    <w:rsid w:val="0064740F"/>
    <w:rsid w:val="006503E5"/>
    <w:rsid w:val="0065114A"/>
    <w:rsid w:val="00653C52"/>
    <w:rsid w:val="006626C5"/>
    <w:rsid w:val="00667EC6"/>
    <w:rsid w:val="00675131"/>
    <w:rsid w:val="0067541A"/>
    <w:rsid w:val="00677A70"/>
    <w:rsid w:val="00680FF3"/>
    <w:rsid w:val="006853A8"/>
    <w:rsid w:val="00686D6A"/>
    <w:rsid w:val="00691E9A"/>
    <w:rsid w:val="0069203D"/>
    <w:rsid w:val="0069391F"/>
    <w:rsid w:val="0069397C"/>
    <w:rsid w:val="00694744"/>
    <w:rsid w:val="00695140"/>
    <w:rsid w:val="006A49CE"/>
    <w:rsid w:val="006A4B06"/>
    <w:rsid w:val="006A5E44"/>
    <w:rsid w:val="006B1F47"/>
    <w:rsid w:val="006B338A"/>
    <w:rsid w:val="006B50AD"/>
    <w:rsid w:val="006B57DC"/>
    <w:rsid w:val="006B61BC"/>
    <w:rsid w:val="006C158C"/>
    <w:rsid w:val="006C3B4E"/>
    <w:rsid w:val="006C424B"/>
    <w:rsid w:val="006C7EAD"/>
    <w:rsid w:val="006D0C78"/>
    <w:rsid w:val="006D3D32"/>
    <w:rsid w:val="006D5224"/>
    <w:rsid w:val="006D5D22"/>
    <w:rsid w:val="006D60D6"/>
    <w:rsid w:val="006E0337"/>
    <w:rsid w:val="006E4E92"/>
    <w:rsid w:val="006E6258"/>
    <w:rsid w:val="006F1086"/>
    <w:rsid w:val="006F373C"/>
    <w:rsid w:val="0070420D"/>
    <w:rsid w:val="007102F6"/>
    <w:rsid w:val="007107FD"/>
    <w:rsid w:val="00713692"/>
    <w:rsid w:val="007214DE"/>
    <w:rsid w:val="00727D2A"/>
    <w:rsid w:val="00731806"/>
    <w:rsid w:val="007324ED"/>
    <w:rsid w:val="00733461"/>
    <w:rsid w:val="007414FE"/>
    <w:rsid w:val="00744694"/>
    <w:rsid w:val="00745724"/>
    <w:rsid w:val="007501F9"/>
    <w:rsid w:val="00750F73"/>
    <w:rsid w:val="00751432"/>
    <w:rsid w:val="00752829"/>
    <w:rsid w:val="00753369"/>
    <w:rsid w:val="0075439A"/>
    <w:rsid w:val="007547D1"/>
    <w:rsid w:val="00755A77"/>
    <w:rsid w:val="00761D22"/>
    <w:rsid w:val="00763A86"/>
    <w:rsid w:val="00763ACC"/>
    <w:rsid w:val="007656D7"/>
    <w:rsid w:val="00771790"/>
    <w:rsid w:val="00774A43"/>
    <w:rsid w:val="00774BA3"/>
    <w:rsid w:val="0077761D"/>
    <w:rsid w:val="0078101F"/>
    <w:rsid w:val="00782E9E"/>
    <w:rsid w:val="00783C9A"/>
    <w:rsid w:val="007912CC"/>
    <w:rsid w:val="00793950"/>
    <w:rsid w:val="007A6AB8"/>
    <w:rsid w:val="007C1FD5"/>
    <w:rsid w:val="007C2796"/>
    <w:rsid w:val="007C2B02"/>
    <w:rsid w:val="007C334C"/>
    <w:rsid w:val="007D4F84"/>
    <w:rsid w:val="007D79F3"/>
    <w:rsid w:val="007E41B1"/>
    <w:rsid w:val="007E4DD9"/>
    <w:rsid w:val="007E7BCC"/>
    <w:rsid w:val="007F1314"/>
    <w:rsid w:val="007F7B41"/>
    <w:rsid w:val="00800441"/>
    <w:rsid w:val="00800DA6"/>
    <w:rsid w:val="00801BCC"/>
    <w:rsid w:val="00801BF4"/>
    <w:rsid w:val="00803DBC"/>
    <w:rsid w:val="008066F0"/>
    <w:rsid w:val="0080779A"/>
    <w:rsid w:val="00812D46"/>
    <w:rsid w:val="00813CEE"/>
    <w:rsid w:val="008156A9"/>
    <w:rsid w:val="008200F0"/>
    <w:rsid w:val="00821CF6"/>
    <w:rsid w:val="0082229C"/>
    <w:rsid w:val="00822E70"/>
    <w:rsid w:val="0082448E"/>
    <w:rsid w:val="00824AA8"/>
    <w:rsid w:val="008259C8"/>
    <w:rsid w:val="00826625"/>
    <w:rsid w:val="00827484"/>
    <w:rsid w:val="00831AFF"/>
    <w:rsid w:val="008332BC"/>
    <w:rsid w:val="0083435E"/>
    <w:rsid w:val="008368FB"/>
    <w:rsid w:val="00836A90"/>
    <w:rsid w:val="00845E04"/>
    <w:rsid w:val="00851C27"/>
    <w:rsid w:val="00853452"/>
    <w:rsid w:val="00853F31"/>
    <w:rsid w:val="00855635"/>
    <w:rsid w:val="00860AFE"/>
    <w:rsid w:val="0086555C"/>
    <w:rsid w:val="0087182E"/>
    <w:rsid w:val="00872412"/>
    <w:rsid w:val="0087354A"/>
    <w:rsid w:val="008814A4"/>
    <w:rsid w:val="00884473"/>
    <w:rsid w:val="00885205"/>
    <w:rsid w:val="008858DB"/>
    <w:rsid w:val="00885DFD"/>
    <w:rsid w:val="00892FE8"/>
    <w:rsid w:val="00895192"/>
    <w:rsid w:val="0089575E"/>
    <w:rsid w:val="008A0587"/>
    <w:rsid w:val="008A3013"/>
    <w:rsid w:val="008B0D6B"/>
    <w:rsid w:val="008B4BBB"/>
    <w:rsid w:val="008B56F3"/>
    <w:rsid w:val="008B6DD5"/>
    <w:rsid w:val="008C2C26"/>
    <w:rsid w:val="008C3920"/>
    <w:rsid w:val="008D0576"/>
    <w:rsid w:val="008D1A6B"/>
    <w:rsid w:val="008D56E7"/>
    <w:rsid w:val="008E171A"/>
    <w:rsid w:val="008E2006"/>
    <w:rsid w:val="008E7ECC"/>
    <w:rsid w:val="008F01D0"/>
    <w:rsid w:val="008F025B"/>
    <w:rsid w:val="00903AA0"/>
    <w:rsid w:val="0090574E"/>
    <w:rsid w:val="009069BF"/>
    <w:rsid w:val="009075C5"/>
    <w:rsid w:val="0091182D"/>
    <w:rsid w:val="00914397"/>
    <w:rsid w:val="0091609D"/>
    <w:rsid w:val="00920EAD"/>
    <w:rsid w:val="0092246F"/>
    <w:rsid w:val="00924DBD"/>
    <w:rsid w:val="009272A6"/>
    <w:rsid w:val="0092EA97"/>
    <w:rsid w:val="0093017C"/>
    <w:rsid w:val="00936F78"/>
    <w:rsid w:val="00937150"/>
    <w:rsid w:val="0094441D"/>
    <w:rsid w:val="00944F83"/>
    <w:rsid w:val="00951C94"/>
    <w:rsid w:val="00956898"/>
    <w:rsid w:val="00962428"/>
    <w:rsid w:val="00962EEB"/>
    <w:rsid w:val="00965CF0"/>
    <w:rsid w:val="00972A3D"/>
    <w:rsid w:val="00975C83"/>
    <w:rsid w:val="00976796"/>
    <w:rsid w:val="00977CEE"/>
    <w:rsid w:val="00982284"/>
    <w:rsid w:val="0098283C"/>
    <w:rsid w:val="00985655"/>
    <w:rsid w:val="00994587"/>
    <w:rsid w:val="009B7E61"/>
    <w:rsid w:val="009C067F"/>
    <w:rsid w:val="009C2318"/>
    <w:rsid w:val="009C26C0"/>
    <w:rsid w:val="009C4E05"/>
    <w:rsid w:val="009C76D4"/>
    <w:rsid w:val="009D2A9F"/>
    <w:rsid w:val="009D76D9"/>
    <w:rsid w:val="009D7CB8"/>
    <w:rsid w:val="009D7F11"/>
    <w:rsid w:val="009E1E8B"/>
    <w:rsid w:val="009E2BCC"/>
    <w:rsid w:val="009E6C18"/>
    <w:rsid w:val="009E7610"/>
    <w:rsid w:val="009F1CD5"/>
    <w:rsid w:val="009F601B"/>
    <w:rsid w:val="00A0041E"/>
    <w:rsid w:val="00A04082"/>
    <w:rsid w:val="00A051A4"/>
    <w:rsid w:val="00A10370"/>
    <w:rsid w:val="00A10B40"/>
    <w:rsid w:val="00A25CAE"/>
    <w:rsid w:val="00A27C91"/>
    <w:rsid w:val="00A303DA"/>
    <w:rsid w:val="00A32B19"/>
    <w:rsid w:val="00A34004"/>
    <w:rsid w:val="00A34A37"/>
    <w:rsid w:val="00A3688A"/>
    <w:rsid w:val="00A37EFE"/>
    <w:rsid w:val="00A41DD3"/>
    <w:rsid w:val="00A42A40"/>
    <w:rsid w:val="00A430B1"/>
    <w:rsid w:val="00A436CE"/>
    <w:rsid w:val="00A441FA"/>
    <w:rsid w:val="00A46CB4"/>
    <w:rsid w:val="00A5040C"/>
    <w:rsid w:val="00A5269A"/>
    <w:rsid w:val="00A52C47"/>
    <w:rsid w:val="00A5750E"/>
    <w:rsid w:val="00A60AEA"/>
    <w:rsid w:val="00A62EEE"/>
    <w:rsid w:val="00A64F04"/>
    <w:rsid w:val="00A65B4E"/>
    <w:rsid w:val="00A67BF5"/>
    <w:rsid w:val="00A7027A"/>
    <w:rsid w:val="00A7222D"/>
    <w:rsid w:val="00A72429"/>
    <w:rsid w:val="00A76257"/>
    <w:rsid w:val="00A80A0F"/>
    <w:rsid w:val="00A81025"/>
    <w:rsid w:val="00A819EA"/>
    <w:rsid w:val="00A86ABC"/>
    <w:rsid w:val="00A87015"/>
    <w:rsid w:val="00A87D14"/>
    <w:rsid w:val="00A9772E"/>
    <w:rsid w:val="00AA02FF"/>
    <w:rsid w:val="00AA0874"/>
    <w:rsid w:val="00AA49F3"/>
    <w:rsid w:val="00AA67AC"/>
    <w:rsid w:val="00AC0B0A"/>
    <w:rsid w:val="00AC1FC0"/>
    <w:rsid w:val="00AC3296"/>
    <w:rsid w:val="00AC6160"/>
    <w:rsid w:val="00AC62E2"/>
    <w:rsid w:val="00AD23E8"/>
    <w:rsid w:val="00AD2B18"/>
    <w:rsid w:val="00AD5C24"/>
    <w:rsid w:val="00AF12F6"/>
    <w:rsid w:val="00B06960"/>
    <w:rsid w:val="00B06E39"/>
    <w:rsid w:val="00B11B47"/>
    <w:rsid w:val="00B20679"/>
    <w:rsid w:val="00B225EC"/>
    <w:rsid w:val="00B2587E"/>
    <w:rsid w:val="00B26A84"/>
    <w:rsid w:val="00B32FE2"/>
    <w:rsid w:val="00B331A3"/>
    <w:rsid w:val="00B33DF1"/>
    <w:rsid w:val="00B3468D"/>
    <w:rsid w:val="00B347BC"/>
    <w:rsid w:val="00B356F5"/>
    <w:rsid w:val="00B37018"/>
    <w:rsid w:val="00B37197"/>
    <w:rsid w:val="00B41250"/>
    <w:rsid w:val="00B41BD9"/>
    <w:rsid w:val="00B43274"/>
    <w:rsid w:val="00B47AB6"/>
    <w:rsid w:val="00B52960"/>
    <w:rsid w:val="00B53E31"/>
    <w:rsid w:val="00B55141"/>
    <w:rsid w:val="00B55A7C"/>
    <w:rsid w:val="00B56416"/>
    <w:rsid w:val="00B600ED"/>
    <w:rsid w:val="00B619FA"/>
    <w:rsid w:val="00B62F84"/>
    <w:rsid w:val="00B6309C"/>
    <w:rsid w:val="00B67C7A"/>
    <w:rsid w:val="00B67ED6"/>
    <w:rsid w:val="00B70F39"/>
    <w:rsid w:val="00B763EC"/>
    <w:rsid w:val="00B91DEA"/>
    <w:rsid w:val="00B92346"/>
    <w:rsid w:val="00B9542E"/>
    <w:rsid w:val="00B97E79"/>
    <w:rsid w:val="00BA2F0B"/>
    <w:rsid w:val="00BA469E"/>
    <w:rsid w:val="00BA5571"/>
    <w:rsid w:val="00BA56CD"/>
    <w:rsid w:val="00BA67A5"/>
    <w:rsid w:val="00BA6D03"/>
    <w:rsid w:val="00BB35AD"/>
    <w:rsid w:val="00BB4D0C"/>
    <w:rsid w:val="00BC0D1C"/>
    <w:rsid w:val="00BC1C4E"/>
    <w:rsid w:val="00BC57EE"/>
    <w:rsid w:val="00BC660B"/>
    <w:rsid w:val="00BC6F10"/>
    <w:rsid w:val="00BC7FDF"/>
    <w:rsid w:val="00BD0A74"/>
    <w:rsid w:val="00BD179B"/>
    <w:rsid w:val="00BD4078"/>
    <w:rsid w:val="00BD50D0"/>
    <w:rsid w:val="00BD6B98"/>
    <w:rsid w:val="00BE0211"/>
    <w:rsid w:val="00BE1DE1"/>
    <w:rsid w:val="00BE23C1"/>
    <w:rsid w:val="00BE375E"/>
    <w:rsid w:val="00BE3BE3"/>
    <w:rsid w:val="00BE6787"/>
    <w:rsid w:val="00BE7B01"/>
    <w:rsid w:val="00BE7E5A"/>
    <w:rsid w:val="00BF1837"/>
    <w:rsid w:val="00BF6530"/>
    <w:rsid w:val="00C0272B"/>
    <w:rsid w:val="00C141E9"/>
    <w:rsid w:val="00C219C0"/>
    <w:rsid w:val="00C22875"/>
    <w:rsid w:val="00C26970"/>
    <w:rsid w:val="00C304CC"/>
    <w:rsid w:val="00C31975"/>
    <w:rsid w:val="00C327B0"/>
    <w:rsid w:val="00C34C60"/>
    <w:rsid w:val="00C40CC8"/>
    <w:rsid w:val="00C4165E"/>
    <w:rsid w:val="00C42C57"/>
    <w:rsid w:val="00C446F7"/>
    <w:rsid w:val="00C44CCB"/>
    <w:rsid w:val="00C55ACD"/>
    <w:rsid w:val="00C61F73"/>
    <w:rsid w:val="00C625C6"/>
    <w:rsid w:val="00C63F32"/>
    <w:rsid w:val="00C640E1"/>
    <w:rsid w:val="00C64888"/>
    <w:rsid w:val="00C8284A"/>
    <w:rsid w:val="00C84669"/>
    <w:rsid w:val="00C8700F"/>
    <w:rsid w:val="00C90296"/>
    <w:rsid w:val="00C91217"/>
    <w:rsid w:val="00C947AB"/>
    <w:rsid w:val="00C97F90"/>
    <w:rsid w:val="00CA307C"/>
    <w:rsid w:val="00CA5795"/>
    <w:rsid w:val="00CB0A97"/>
    <w:rsid w:val="00CB12F9"/>
    <w:rsid w:val="00CB4A34"/>
    <w:rsid w:val="00CB6DB5"/>
    <w:rsid w:val="00CC326A"/>
    <w:rsid w:val="00CC3D97"/>
    <w:rsid w:val="00CC731B"/>
    <w:rsid w:val="00CD0C3C"/>
    <w:rsid w:val="00CD5ECC"/>
    <w:rsid w:val="00CE3687"/>
    <w:rsid w:val="00CE37AD"/>
    <w:rsid w:val="00CE3F0A"/>
    <w:rsid w:val="00CE405A"/>
    <w:rsid w:val="00CE49E2"/>
    <w:rsid w:val="00CE58B5"/>
    <w:rsid w:val="00CE7D47"/>
    <w:rsid w:val="00CF04D4"/>
    <w:rsid w:val="00CF75A5"/>
    <w:rsid w:val="00D019D5"/>
    <w:rsid w:val="00D02B4A"/>
    <w:rsid w:val="00D03F46"/>
    <w:rsid w:val="00D0570E"/>
    <w:rsid w:val="00D069EC"/>
    <w:rsid w:val="00D072CB"/>
    <w:rsid w:val="00D1157A"/>
    <w:rsid w:val="00D138B9"/>
    <w:rsid w:val="00D17A14"/>
    <w:rsid w:val="00D17F3B"/>
    <w:rsid w:val="00D22BC5"/>
    <w:rsid w:val="00D26F0E"/>
    <w:rsid w:val="00D26F87"/>
    <w:rsid w:val="00D304B6"/>
    <w:rsid w:val="00D366B6"/>
    <w:rsid w:val="00D400E8"/>
    <w:rsid w:val="00D4286E"/>
    <w:rsid w:val="00D50B3B"/>
    <w:rsid w:val="00D50C5B"/>
    <w:rsid w:val="00D50E8A"/>
    <w:rsid w:val="00D525A9"/>
    <w:rsid w:val="00D6124E"/>
    <w:rsid w:val="00D63DE3"/>
    <w:rsid w:val="00D641BF"/>
    <w:rsid w:val="00D6444F"/>
    <w:rsid w:val="00D647B5"/>
    <w:rsid w:val="00D71A2F"/>
    <w:rsid w:val="00D71F7B"/>
    <w:rsid w:val="00D7402A"/>
    <w:rsid w:val="00D82686"/>
    <w:rsid w:val="00D83726"/>
    <w:rsid w:val="00D842F8"/>
    <w:rsid w:val="00D8643E"/>
    <w:rsid w:val="00D9046E"/>
    <w:rsid w:val="00D9075F"/>
    <w:rsid w:val="00D90BA8"/>
    <w:rsid w:val="00D9385E"/>
    <w:rsid w:val="00D95284"/>
    <w:rsid w:val="00D9729E"/>
    <w:rsid w:val="00DA117F"/>
    <w:rsid w:val="00DB44E1"/>
    <w:rsid w:val="00DB5F24"/>
    <w:rsid w:val="00DC1147"/>
    <w:rsid w:val="00DC25CD"/>
    <w:rsid w:val="00DC3D6C"/>
    <w:rsid w:val="00DC6246"/>
    <w:rsid w:val="00DD3AAB"/>
    <w:rsid w:val="00DD43B2"/>
    <w:rsid w:val="00DD7117"/>
    <w:rsid w:val="00DE0248"/>
    <w:rsid w:val="00DE0D67"/>
    <w:rsid w:val="00DE229B"/>
    <w:rsid w:val="00DE26AF"/>
    <w:rsid w:val="00DE2C78"/>
    <w:rsid w:val="00DF0031"/>
    <w:rsid w:val="00DF0DFB"/>
    <w:rsid w:val="00DF562E"/>
    <w:rsid w:val="00DF6F2D"/>
    <w:rsid w:val="00E0216F"/>
    <w:rsid w:val="00E07974"/>
    <w:rsid w:val="00E07ACC"/>
    <w:rsid w:val="00E11836"/>
    <w:rsid w:val="00E12173"/>
    <w:rsid w:val="00E14C01"/>
    <w:rsid w:val="00E21973"/>
    <w:rsid w:val="00E22876"/>
    <w:rsid w:val="00E23267"/>
    <w:rsid w:val="00E25479"/>
    <w:rsid w:val="00E315C6"/>
    <w:rsid w:val="00E3161D"/>
    <w:rsid w:val="00E32989"/>
    <w:rsid w:val="00E3514B"/>
    <w:rsid w:val="00E37663"/>
    <w:rsid w:val="00E4158B"/>
    <w:rsid w:val="00E42D99"/>
    <w:rsid w:val="00E43F6E"/>
    <w:rsid w:val="00E523D1"/>
    <w:rsid w:val="00E53326"/>
    <w:rsid w:val="00E548BE"/>
    <w:rsid w:val="00E55044"/>
    <w:rsid w:val="00E55C3C"/>
    <w:rsid w:val="00E6177A"/>
    <w:rsid w:val="00E63E27"/>
    <w:rsid w:val="00E64C04"/>
    <w:rsid w:val="00E65D8D"/>
    <w:rsid w:val="00E66157"/>
    <w:rsid w:val="00E67DC4"/>
    <w:rsid w:val="00E70830"/>
    <w:rsid w:val="00E70FC7"/>
    <w:rsid w:val="00E72B33"/>
    <w:rsid w:val="00E73391"/>
    <w:rsid w:val="00E7365A"/>
    <w:rsid w:val="00E775CA"/>
    <w:rsid w:val="00E806FD"/>
    <w:rsid w:val="00E80B3B"/>
    <w:rsid w:val="00E84391"/>
    <w:rsid w:val="00E85329"/>
    <w:rsid w:val="00E8645F"/>
    <w:rsid w:val="00E86B67"/>
    <w:rsid w:val="00E87396"/>
    <w:rsid w:val="00E95129"/>
    <w:rsid w:val="00E95533"/>
    <w:rsid w:val="00EA14F6"/>
    <w:rsid w:val="00EA2690"/>
    <w:rsid w:val="00EA2B9F"/>
    <w:rsid w:val="00EA32CF"/>
    <w:rsid w:val="00EA48BC"/>
    <w:rsid w:val="00EA599C"/>
    <w:rsid w:val="00EA67A6"/>
    <w:rsid w:val="00EA6B3D"/>
    <w:rsid w:val="00EB0C27"/>
    <w:rsid w:val="00EB4D62"/>
    <w:rsid w:val="00EB5FCC"/>
    <w:rsid w:val="00EC2482"/>
    <w:rsid w:val="00EC7118"/>
    <w:rsid w:val="00ED089C"/>
    <w:rsid w:val="00ED0BE3"/>
    <w:rsid w:val="00ED494E"/>
    <w:rsid w:val="00EE4AC7"/>
    <w:rsid w:val="00EE516B"/>
    <w:rsid w:val="00EE5BFC"/>
    <w:rsid w:val="00EE7520"/>
    <w:rsid w:val="00EF1A90"/>
    <w:rsid w:val="00EF1EAB"/>
    <w:rsid w:val="00F004F2"/>
    <w:rsid w:val="00F053FD"/>
    <w:rsid w:val="00F06FC3"/>
    <w:rsid w:val="00F0791C"/>
    <w:rsid w:val="00F11640"/>
    <w:rsid w:val="00F11ABA"/>
    <w:rsid w:val="00F130B5"/>
    <w:rsid w:val="00F1462A"/>
    <w:rsid w:val="00F168D7"/>
    <w:rsid w:val="00F16C94"/>
    <w:rsid w:val="00F17FFD"/>
    <w:rsid w:val="00F20100"/>
    <w:rsid w:val="00F21EAA"/>
    <w:rsid w:val="00F22176"/>
    <w:rsid w:val="00F248C7"/>
    <w:rsid w:val="00F24B06"/>
    <w:rsid w:val="00F30607"/>
    <w:rsid w:val="00F32050"/>
    <w:rsid w:val="00F33667"/>
    <w:rsid w:val="00F3433F"/>
    <w:rsid w:val="00F35D83"/>
    <w:rsid w:val="00F411E8"/>
    <w:rsid w:val="00F43E57"/>
    <w:rsid w:val="00F44927"/>
    <w:rsid w:val="00F63297"/>
    <w:rsid w:val="00F656F6"/>
    <w:rsid w:val="00F66F09"/>
    <w:rsid w:val="00F72AA2"/>
    <w:rsid w:val="00F84C4B"/>
    <w:rsid w:val="00F87452"/>
    <w:rsid w:val="00F95B71"/>
    <w:rsid w:val="00FA0E5C"/>
    <w:rsid w:val="00FA166A"/>
    <w:rsid w:val="00FA34F1"/>
    <w:rsid w:val="00FA3AB5"/>
    <w:rsid w:val="00FA5107"/>
    <w:rsid w:val="00FA75D3"/>
    <w:rsid w:val="00FB0F3E"/>
    <w:rsid w:val="00FB73A8"/>
    <w:rsid w:val="00FB7E4F"/>
    <w:rsid w:val="00FC0FDD"/>
    <w:rsid w:val="00FC14A8"/>
    <w:rsid w:val="00FC2AC4"/>
    <w:rsid w:val="00FC4D40"/>
    <w:rsid w:val="00FC7960"/>
    <w:rsid w:val="00FD0447"/>
    <w:rsid w:val="00FD13F1"/>
    <w:rsid w:val="00FD2340"/>
    <w:rsid w:val="00FD32F2"/>
    <w:rsid w:val="00FD4E37"/>
    <w:rsid w:val="00FD5660"/>
    <w:rsid w:val="00FD6F9F"/>
    <w:rsid w:val="00FE279A"/>
    <w:rsid w:val="00FF34FB"/>
    <w:rsid w:val="00FF4FCC"/>
    <w:rsid w:val="03787F2C"/>
    <w:rsid w:val="05DF7E91"/>
    <w:rsid w:val="06611A2F"/>
    <w:rsid w:val="0678F76F"/>
    <w:rsid w:val="06E4E16F"/>
    <w:rsid w:val="07195DA8"/>
    <w:rsid w:val="07D31CD8"/>
    <w:rsid w:val="08908A35"/>
    <w:rsid w:val="08B4C33B"/>
    <w:rsid w:val="090293CC"/>
    <w:rsid w:val="0920388C"/>
    <w:rsid w:val="0AE5B0D3"/>
    <w:rsid w:val="0B2FAC3E"/>
    <w:rsid w:val="0BC4D583"/>
    <w:rsid w:val="0C5B1A14"/>
    <w:rsid w:val="0CBAD336"/>
    <w:rsid w:val="0D0675EA"/>
    <w:rsid w:val="0DECA2DD"/>
    <w:rsid w:val="0EAD38AA"/>
    <w:rsid w:val="0F4CD87D"/>
    <w:rsid w:val="10BCF6AA"/>
    <w:rsid w:val="118A3417"/>
    <w:rsid w:val="12BA8638"/>
    <w:rsid w:val="15DE9963"/>
    <w:rsid w:val="1AFCB8AF"/>
    <w:rsid w:val="1BAA3C40"/>
    <w:rsid w:val="1C06DEDE"/>
    <w:rsid w:val="1CA4C86F"/>
    <w:rsid w:val="1DF890FC"/>
    <w:rsid w:val="1EA6522A"/>
    <w:rsid w:val="1FC255E3"/>
    <w:rsid w:val="1FC49A4B"/>
    <w:rsid w:val="20D05594"/>
    <w:rsid w:val="24A08C40"/>
    <w:rsid w:val="24C43EBA"/>
    <w:rsid w:val="255953D0"/>
    <w:rsid w:val="25B4268B"/>
    <w:rsid w:val="269C5730"/>
    <w:rsid w:val="26ED8A22"/>
    <w:rsid w:val="2706A960"/>
    <w:rsid w:val="28A01169"/>
    <w:rsid w:val="29936BAD"/>
    <w:rsid w:val="2CFC80F0"/>
    <w:rsid w:val="2D47EA08"/>
    <w:rsid w:val="2E923CAF"/>
    <w:rsid w:val="303FC5BA"/>
    <w:rsid w:val="30BF521E"/>
    <w:rsid w:val="31E58FE2"/>
    <w:rsid w:val="3278CE0E"/>
    <w:rsid w:val="32E3C1EC"/>
    <w:rsid w:val="33DCBD86"/>
    <w:rsid w:val="342D8799"/>
    <w:rsid w:val="3442842B"/>
    <w:rsid w:val="3478B377"/>
    <w:rsid w:val="35112EFC"/>
    <w:rsid w:val="3561A0D9"/>
    <w:rsid w:val="356E6400"/>
    <w:rsid w:val="358F40E5"/>
    <w:rsid w:val="364BB3CB"/>
    <w:rsid w:val="3730F948"/>
    <w:rsid w:val="3789DC3B"/>
    <w:rsid w:val="37DE5BF5"/>
    <w:rsid w:val="3D3E8016"/>
    <w:rsid w:val="3D53CB7E"/>
    <w:rsid w:val="3EFDB54E"/>
    <w:rsid w:val="3FF449EF"/>
    <w:rsid w:val="42A053FA"/>
    <w:rsid w:val="42E765A6"/>
    <w:rsid w:val="43221744"/>
    <w:rsid w:val="434097AF"/>
    <w:rsid w:val="45AB6CE8"/>
    <w:rsid w:val="4669EE74"/>
    <w:rsid w:val="46A8662C"/>
    <w:rsid w:val="47072693"/>
    <w:rsid w:val="48CA7F87"/>
    <w:rsid w:val="4AAD39C3"/>
    <w:rsid w:val="4B0A9CE2"/>
    <w:rsid w:val="4CB2EA28"/>
    <w:rsid w:val="4D5619E4"/>
    <w:rsid w:val="4DCCEE1C"/>
    <w:rsid w:val="4E288C1E"/>
    <w:rsid w:val="4EACBD11"/>
    <w:rsid w:val="52811007"/>
    <w:rsid w:val="5366BB2C"/>
    <w:rsid w:val="54B4A109"/>
    <w:rsid w:val="54CDAE5F"/>
    <w:rsid w:val="54D63CD8"/>
    <w:rsid w:val="54E46661"/>
    <w:rsid w:val="572A2312"/>
    <w:rsid w:val="582A4E83"/>
    <w:rsid w:val="58805235"/>
    <w:rsid w:val="58E2D79E"/>
    <w:rsid w:val="592D387C"/>
    <w:rsid w:val="59E4B722"/>
    <w:rsid w:val="5A426730"/>
    <w:rsid w:val="5BC8CDA1"/>
    <w:rsid w:val="5C0C8BD8"/>
    <w:rsid w:val="5C64E1BB"/>
    <w:rsid w:val="5C725EC3"/>
    <w:rsid w:val="5DAE735B"/>
    <w:rsid w:val="60522363"/>
    <w:rsid w:val="607FF301"/>
    <w:rsid w:val="614E18A6"/>
    <w:rsid w:val="6262DE26"/>
    <w:rsid w:val="63056DAF"/>
    <w:rsid w:val="6375220A"/>
    <w:rsid w:val="652A601A"/>
    <w:rsid w:val="65A4A29B"/>
    <w:rsid w:val="6643B2CA"/>
    <w:rsid w:val="672E6D64"/>
    <w:rsid w:val="6747F0A7"/>
    <w:rsid w:val="674EDA7B"/>
    <w:rsid w:val="684DCCCD"/>
    <w:rsid w:val="68EBA923"/>
    <w:rsid w:val="69BF0585"/>
    <w:rsid w:val="6F53E82C"/>
    <w:rsid w:val="6F5E2D6C"/>
    <w:rsid w:val="6F670F82"/>
    <w:rsid w:val="7024A358"/>
    <w:rsid w:val="7075643F"/>
    <w:rsid w:val="70F40B2F"/>
    <w:rsid w:val="720B3001"/>
    <w:rsid w:val="7258F7AB"/>
    <w:rsid w:val="72FFAC23"/>
    <w:rsid w:val="7332E964"/>
    <w:rsid w:val="743EBD8D"/>
    <w:rsid w:val="74D9CBD5"/>
    <w:rsid w:val="75BE896F"/>
    <w:rsid w:val="76299F91"/>
    <w:rsid w:val="775C6A7C"/>
    <w:rsid w:val="7779333E"/>
    <w:rsid w:val="77E06BB8"/>
    <w:rsid w:val="78A66948"/>
    <w:rsid w:val="7B407184"/>
    <w:rsid w:val="7BB88A4E"/>
    <w:rsid w:val="7C455436"/>
    <w:rsid w:val="7E98602B"/>
    <w:rsid w:val="7EBBE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5A14A"/>
  <w15:chartTrackingRefBased/>
  <w15:docId w15:val="{F77EB845-7B6D-4615-B0B4-F8056CE7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5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5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5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25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5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5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5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5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5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25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6259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599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59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599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59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59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5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5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5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5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5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599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599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599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5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599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599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99B"/>
  </w:style>
  <w:style w:type="paragraph" w:styleId="Rodap">
    <w:name w:val="footer"/>
    <w:basedOn w:val="Normal"/>
    <w:link w:val="Rodap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99B"/>
  </w:style>
  <w:style w:type="character" w:styleId="Hyperlink">
    <w:name w:val="Hyperlink"/>
    <w:basedOn w:val="Fontepargpadro"/>
    <w:uiPriority w:val="99"/>
    <w:unhideWhenUsed/>
    <w:rsid w:val="00E67DC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7D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3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321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74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infoescola.com/reino-fungi/cogumelo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infoescola.com/biologia/reproducao-sexuada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afb9151bae8540d107d25a20c8c72fb2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f22e3e16f3c3ec271fa2e4f387a7231c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AB58E4-4D3A-4AA7-B901-A5D4DBBD037C}">
  <ds:schemaRefs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1dc861b8-2196-455d-b291-a999da8cffb6"/>
  </ds:schemaRefs>
</ds:datastoreItem>
</file>

<file path=customXml/itemProps2.xml><?xml version="1.0" encoding="utf-8"?>
<ds:datastoreItem xmlns:ds="http://schemas.openxmlformats.org/officeDocument/2006/customXml" ds:itemID="{81ECCA12-285F-446A-9D8F-64220FEC3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11FEA5-7273-4D90-92B9-F5189F3D71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2541</Words>
  <Characters>13727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16236</CharactersWithSpaces>
  <SharedDoc>false</SharedDoc>
  <HLinks>
    <vt:vector size="12" baseType="variant">
      <vt:variant>
        <vt:i4>327744</vt:i4>
      </vt:variant>
      <vt:variant>
        <vt:i4>3</vt:i4>
      </vt:variant>
      <vt:variant>
        <vt:i4>0</vt:i4>
      </vt:variant>
      <vt:variant>
        <vt:i4>5</vt:i4>
      </vt:variant>
      <vt:variant>
        <vt:lpwstr>https://www.infoescola.com/reino-fungi/cogumelo/</vt:lpwstr>
      </vt:variant>
      <vt:variant>
        <vt:lpwstr/>
      </vt:variant>
      <vt:variant>
        <vt:i4>6946920</vt:i4>
      </vt:variant>
      <vt:variant>
        <vt:i4>0</vt:i4>
      </vt:variant>
      <vt:variant>
        <vt:i4>0</vt:i4>
      </vt:variant>
      <vt:variant>
        <vt:i4>5</vt:i4>
      </vt:variant>
      <vt:variant>
        <vt:lpwstr>https://www.infoescola.com/biologia/reproducao-sexuada/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LAYS ABREU COQUEIRO .</dc:creator>
  <cp:keywords/>
  <dc:description/>
  <cp:lastModifiedBy>Lays Abreu</cp:lastModifiedBy>
  <cp:revision>2</cp:revision>
  <dcterms:created xsi:type="dcterms:W3CDTF">2025-04-07T23:29:00Z</dcterms:created>
  <dcterms:modified xsi:type="dcterms:W3CDTF">2025-04-07T23:29:00Z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